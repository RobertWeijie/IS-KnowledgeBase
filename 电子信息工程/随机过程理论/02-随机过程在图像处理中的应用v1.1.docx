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51CF2F" w14:textId="77777777" w:rsidR="005C3EC2" w:rsidRDefault="005C3EC2" w:rsidP="005C3EC2">
      <w:pPr>
        <w:widowControl/>
        <w:jc w:val="center"/>
        <w:rPr>
          <w:ins w:id="0" w:author="孙 启楚" w:date="2021-01-22T14:55:00Z"/>
          <w:rFonts w:cs="宋体"/>
        </w:rPr>
      </w:pPr>
      <w:ins w:id="1" w:author="孙 启楚" w:date="2021-01-22T14:55:00Z">
        <w:r>
          <w:rPr>
            <w:rFonts w:cs="宋体"/>
            <w:noProof/>
          </w:rPr>
          <w:drawing>
            <wp:inline distT="0" distB="0" distL="0" distR="0" wp14:anchorId="3A7265CB" wp14:editId="51B7DEC2">
              <wp:extent cx="1143000" cy="1143000"/>
              <wp:effectExtent l="0" t="0" r="0" b="0"/>
              <wp:docPr id="13" name="图片 13" descr="D:\QQ\2469035013\Image\C2C\D]3MC(5`IB1TT)H~QK$]B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D:\QQ\2469035013\Image\C2C\D]3MC(5`IB1TT)H~QK$]BC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ins>
    </w:p>
    <w:p w14:paraId="048612E6" w14:textId="77777777" w:rsidR="005C3EC2" w:rsidRPr="00FB6605" w:rsidRDefault="005C3EC2" w:rsidP="005C3EC2">
      <w:pPr>
        <w:widowControl/>
        <w:jc w:val="left"/>
        <w:rPr>
          <w:ins w:id="2" w:author="孙 启楚" w:date="2021-01-22T14:55:00Z"/>
          <w:rFonts w:cs="宋体"/>
        </w:rPr>
      </w:pPr>
    </w:p>
    <w:p w14:paraId="268FA659" w14:textId="77777777" w:rsidR="005C3EC2" w:rsidRDefault="005C3EC2" w:rsidP="005C3EC2">
      <w:pPr>
        <w:jc w:val="center"/>
        <w:rPr>
          <w:ins w:id="3" w:author="孙 启楚" w:date="2021-01-22T14:55:00Z"/>
          <w:sz w:val="72"/>
          <w:szCs w:val="72"/>
        </w:rPr>
      </w:pPr>
      <w:bookmarkStart w:id="4" w:name="_Toc29443"/>
      <w:ins w:id="5" w:author="孙 启楚" w:date="2021-01-22T14:55:00Z">
        <w:r>
          <w:rPr>
            <w:b/>
            <w:noProof/>
            <w:kern w:val="44"/>
            <w:sz w:val="44"/>
          </w:rPr>
          <w:drawing>
            <wp:inline distT="0" distB="0" distL="0" distR="0" wp14:anchorId="15E9934B" wp14:editId="3CC45D6B">
              <wp:extent cx="5025860" cy="828675"/>
              <wp:effectExtent l="0" t="0" r="3810" b="0"/>
              <wp:docPr id="12" name="图片 12" descr="b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hu"/>
                      <pic:cNvPicPr>
                        <a:picLocks noChangeAspect="1" noChangeArrowheads="1"/>
                      </pic:cNvPicPr>
                    </pic:nvPicPr>
                    <pic:blipFill>
                      <a:blip r:embed="rId10" cstate="print">
                        <a:extLst>
                          <a:ext uri="{28A0092B-C50C-407E-A947-70E740481C1C}">
                            <a14:useLocalDpi xmlns:a14="http://schemas.microsoft.com/office/drawing/2010/main" val="0"/>
                          </a:ext>
                        </a:extLst>
                      </a:blip>
                      <a:srcRect b="15834"/>
                      <a:stretch>
                        <a:fillRect/>
                      </a:stretch>
                    </pic:blipFill>
                    <pic:spPr bwMode="auto">
                      <a:xfrm>
                        <a:off x="0" y="0"/>
                        <a:ext cx="5025860" cy="828675"/>
                      </a:xfrm>
                      <a:prstGeom prst="rect">
                        <a:avLst/>
                      </a:prstGeom>
                      <a:noFill/>
                      <a:ln>
                        <a:noFill/>
                      </a:ln>
                    </pic:spPr>
                  </pic:pic>
                </a:graphicData>
              </a:graphic>
            </wp:inline>
          </w:drawing>
        </w:r>
        <w:bookmarkEnd w:id="4"/>
      </w:ins>
    </w:p>
    <w:p w14:paraId="6FED5EEC" w14:textId="77777777" w:rsidR="005C3EC2" w:rsidRDefault="005C3EC2" w:rsidP="005C3EC2">
      <w:pPr>
        <w:jc w:val="center"/>
        <w:rPr>
          <w:ins w:id="6" w:author="孙 启楚" w:date="2021-01-22T14:55:00Z"/>
          <w:rFonts w:ascii="黑体" w:eastAsia="黑体" w:hAnsi="黑体"/>
          <w:sz w:val="72"/>
          <w:szCs w:val="72"/>
        </w:rPr>
      </w:pPr>
    </w:p>
    <w:p w14:paraId="005F8597" w14:textId="77777777" w:rsidR="005C3EC2" w:rsidRPr="002E3ED3" w:rsidRDefault="005C3EC2" w:rsidP="005C3EC2">
      <w:pPr>
        <w:jc w:val="center"/>
        <w:rPr>
          <w:ins w:id="7" w:author="孙 启楚" w:date="2021-01-22T14:55:00Z"/>
          <w:rFonts w:ascii="华文中宋" w:eastAsia="华文中宋" w:hAnsi="华文中宋"/>
          <w:sz w:val="36"/>
          <w:szCs w:val="40"/>
        </w:rPr>
      </w:pPr>
      <w:ins w:id="8" w:author="孙 启楚" w:date="2021-01-22T14:55:00Z">
        <w:r w:rsidRPr="002E3ED3">
          <w:rPr>
            <w:rFonts w:ascii="华文中宋" w:eastAsia="华文中宋" w:hAnsi="华文中宋" w:hint="eastAsia"/>
            <w:sz w:val="36"/>
            <w:szCs w:val="40"/>
          </w:rPr>
          <w:t>《随机过程理论》课程探究性作业</w:t>
        </w:r>
      </w:ins>
    </w:p>
    <w:p w14:paraId="6B949D16" w14:textId="77777777" w:rsidR="005C3EC2" w:rsidRPr="00E50F82" w:rsidRDefault="005C3EC2" w:rsidP="005C3EC2">
      <w:pPr>
        <w:jc w:val="center"/>
        <w:rPr>
          <w:ins w:id="9" w:author="孙 启楚" w:date="2021-01-22T14:55:00Z"/>
          <w:rFonts w:ascii="黑体" w:eastAsia="黑体" w:hAnsi="黑体"/>
          <w:sz w:val="22"/>
          <w:szCs w:val="72"/>
        </w:rPr>
      </w:pPr>
    </w:p>
    <w:p w14:paraId="3F5B4DC7" w14:textId="77777777" w:rsidR="005C3EC2" w:rsidRPr="002E3ED3" w:rsidRDefault="005C3EC2" w:rsidP="005C3EC2">
      <w:pPr>
        <w:jc w:val="center"/>
        <w:rPr>
          <w:ins w:id="10" w:author="孙 启楚" w:date="2021-01-22T14:55:00Z"/>
          <w:rFonts w:ascii="华文中宋" w:eastAsia="华文中宋" w:hAnsi="华文中宋"/>
          <w:sz w:val="56"/>
          <w:szCs w:val="72"/>
        </w:rPr>
      </w:pPr>
      <w:ins w:id="11" w:author="孙 启楚" w:date="2021-01-22T14:55:00Z">
        <w:r w:rsidRPr="002E3ED3">
          <w:rPr>
            <w:rFonts w:ascii="华文中宋" w:eastAsia="华文中宋" w:hAnsi="华文中宋" w:hint="eastAsia"/>
            <w:sz w:val="56"/>
            <w:szCs w:val="72"/>
          </w:rPr>
          <w:t>随机过程在图像分割中的应用</w:t>
        </w:r>
      </w:ins>
    </w:p>
    <w:p w14:paraId="2CC3AC07" w14:textId="77777777" w:rsidR="005C3EC2" w:rsidRDefault="005C3EC2" w:rsidP="005C3EC2">
      <w:pPr>
        <w:jc w:val="right"/>
        <w:rPr>
          <w:ins w:id="12" w:author="孙 启楚" w:date="2021-01-22T14:55:00Z"/>
          <w:rFonts w:ascii="华文中宋" w:eastAsia="华文中宋" w:hAnsi="华文中宋"/>
          <w:szCs w:val="28"/>
        </w:rPr>
      </w:pPr>
    </w:p>
    <w:p w14:paraId="69AB4F20" w14:textId="77777777" w:rsidR="005C3EC2" w:rsidRPr="002E3ED3" w:rsidRDefault="005C3EC2" w:rsidP="005C3EC2">
      <w:pPr>
        <w:jc w:val="center"/>
        <w:rPr>
          <w:ins w:id="13" w:author="孙 启楚" w:date="2021-01-22T14:55:00Z"/>
          <w:sz w:val="32"/>
          <w:szCs w:val="32"/>
        </w:rPr>
      </w:pPr>
    </w:p>
    <w:p w14:paraId="6C075C82" w14:textId="77777777" w:rsidR="005C3EC2" w:rsidRDefault="005C3EC2" w:rsidP="005C3EC2">
      <w:pPr>
        <w:rPr>
          <w:ins w:id="14" w:author="孙 启楚" w:date="2021-01-22T14:55:00Z"/>
          <w:sz w:val="32"/>
          <w:szCs w:val="32"/>
        </w:rPr>
      </w:pPr>
    </w:p>
    <w:p w14:paraId="7174D7EB" w14:textId="77777777" w:rsidR="005C3EC2" w:rsidRDefault="005C3EC2" w:rsidP="005C3EC2">
      <w:pPr>
        <w:jc w:val="center"/>
        <w:rPr>
          <w:ins w:id="15" w:author="孙 启楚" w:date="2021-01-22T14:55:00Z"/>
          <w:rFonts w:ascii="Times New Roman" w:eastAsia="华文中宋" w:hAnsi="Times New Roman"/>
          <w:sz w:val="32"/>
          <w:szCs w:val="32"/>
        </w:rPr>
      </w:pPr>
      <w:ins w:id="16" w:author="孙 启楚" w:date="2021-01-22T14:55:00Z">
        <w:r>
          <w:rPr>
            <w:rFonts w:ascii="Times New Roman" w:eastAsia="华文中宋" w:hAnsi="Times New Roman" w:hint="eastAsia"/>
            <w:sz w:val="32"/>
            <w:szCs w:val="32"/>
          </w:rPr>
          <w:t>17241072</w:t>
        </w:r>
        <w:r>
          <w:rPr>
            <w:rFonts w:ascii="Times New Roman" w:eastAsia="华文中宋" w:hAnsi="Times New Roman"/>
            <w:sz w:val="32"/>
            <w:szCs w:val="32"/>
          </w:rPr>
          <w:t xml:space="preserve"> </w:t>
        </w:r>
        <w:r>
          <w:rPr>
            <w:rFonts w:ascii="Times New Roman" w:eastAsia="华文中宋" w:hAnsi="Times New Roman" w:hint="eastAsia"/>
            <w:sz w:val="32"/>
            <w:szCs w:val="32"/>
          </w:rPr>
          <w:t>孙启楚</w:t>
        </w:r>
      </w:ins>
    </w:p>
    <w:p w14:paraId="2A8C3368" w14:textId="77777777" w:rsidR="005C3EC2" w:rsidRDefault="005C3EC2" w:rsidP="005C3EC2">
      <w:pPr>
        <w:jc w:val="center"/>
        <w:rPr>
          <w:ins w:id="17" w:author="孙 启楚" w:date="2021-01-22T14:55:00Z"/>
          <w:rFonts w:ascii="Times New Roman" w:eastAsia="华文中宋" w:hAnsi="Times New Roman"/>
          <w:sz w:val="32"/>
          <w:szCs w:val="32"/>
        </w:rPr>
      </w:pPr>
      <w:ins w:id="18" w:author="孙 启楚" w:date="2021-01-22T14:55:00Z">
        <w:r>
          <w:rPr>
            <w:rFonts w:ascii="Times New Roman" w:eastAsia="华文中宋" w:hAnsi="Times New Roman" w:hint="eastAsia"/>
            <w:sz w:val="32"/>
            <w:szCs w:val="32"/>
          </w:rPr>
          <w:t xml:space="preserve">18373543 </w:t>
        </w:r>
        <w:r>
          <w:rPr>
            <w:rFonts w:ascii="Times New Roman" w:eastAsia="华文中宋" w:hAnsi="Times New Roman" w:hint="eastAsia"/>
            <w:sz w:val="32"/>
            <w:szCs w:val="32"/>
          </w:rPr>
          <w:t>尹</w:t>
        </w:r>
        <w:r w:rsidRPr="00CF1A84">
          <w:rPr>
            <w:rFonts w:ascii="Times New Roman" w:eastAsia="华文中宋" w:hAnsi="Times New Roman" w:hint="eastAsia"/>
            <w:color w:val="FFFFFF" w:themeColor="background1"/>
            <w:sz w:val="32"/>
            <w:szCs w:val="32"/>
          </w:rPr>
          <w:t>航</w:t>
        </w:r>
        <w:r>
          <w:rPr>
            <w:rFonts w:ascii="Times New Roman" w:eastAsia="华文中宋" w:hAnsi="Times New Roman" w:hint="eastAsia"/>
            <w:sz w:val="32"/>
            <w:szCs w:val="32"/>
          </w:rPr>
          <w:t>航</w:t>
        </w:r>
      </w:ins>
    </w:p>
    <w:p w14:paraId="5F9CD8F2" w14:textId="77777777" w:rsidR="005C3EC2" w:rsidRDefault="005C3EC2" w:rsidP="005C3EC2">
      <w:pPr>
        <w:jc w:val="center"/>
        <w:rPr>
          <w:ins w:id="19" w:author="孙 启楚" w:date="2021-01-22T14:55:00Z"/>
          <w:rFonts w:ascii="Times New Roman" w:eastAsia="华文中宋" w:hAnsi="Times New Roman"/>
          <w:sz w:val="32"/>
          <w:szCs w:val="32"/>
        </w:rPr>
      </w:pPr>
      <w:ins w:id="20" w:author="孙 启楚" w:date="2021-01-22T14:55:00Z">
        <w:r>
          <w:rPr>
            <w:rFonts w:ascii="Times New Roman" w:eastAsia="华文中宋" w:hAnsi="Times New Roman" w:hint="eastAsia"/>
            <w:sz w:val="32"/>
            <w:szCs w:val="32"/>
          </w:rPr>
          <w:t>18373426</w:t>
        </w:r>
        <w:r>
          <w:rPr>
            <w:rFonts w:ascii="Times New Roman" w:eastAsia="华文中宋" w:hAnsi="Times New Roman"/>
            <w:sz w:val="32"/>
            <w:szCs w:val="32"/>
          </w:rPr>
          <w:t xml:space="preserve"> </w:t>
        </w:r>
        <w:r>
          <w:rPr>
            <w:rFonts w:ascii="Times New Roman" w:eastAsia="华文中宋" w:hAnsi="Times New Roman" w:hint="eastAsia"/>
            <w:sz w:val="32"/>
            <w:szCs w:val="32"/>
          </w:rPr>
          <w:t>高源鸿</w:t>
        </w:r>
      </w:ins>
    </w:p>
    <w:p w14:paraId="1F3BB6A6" w14:textId="77777777" w:rsidR="005C3EC2" w:rsidRPr="002E3ED3" w:rsidRDefault="005C3EC2" w:rsidP="005C3EC2">
      <w:pPr>
        <w:jc w:val="center"/>
        <w:rPr>
          <w:ins w:id="21" w:author="孙 启楚" w:date="2021-01-22T14:55:00Z"/>
          <w:rFonts w:ascii="Times New Roman" w:eastAsia="华文中宋" w:hAnsi="Times New Roman"/>
          <w:sz w:val="32"/>
          <w:szCs w:val="32"/>
        </w:rPr>
      </w:pPr>
      <w:ins w:id="22" w:author="孙 启楚" w:date="2021-01-22T14:55:00Z">
        <w:r w:rsidRPr="002E3ED3">
          <w:rPr>
            <w:rFonts w:ascii="Times New Roman" w:eastAsia="华文中宋" w:hAnsi="Times New Roman"/>
            <w:sz w:val="32"/>
            <w:szCs w:val="32"/>
          </w:rPr>
          <w:t xml:space="preserve">18373038 </w:t>
        </w:r>
        <w:r w:rsidRPr="002E3ED3">
          <w:rPr>
            <w:rFonts w:ascii="Times New Roman" w:eastAsia="华文中宋" w:hAnsi="Times New Roman"/>
            <w:sz w:val="32"/>
            <w:szCs w:val="32"/>
          </w:rPr>
          <w:t>钱思远</w:t>
        </w:r>
      </w:ins>
    </w:p>
    <w:p w14:paraId="50DAC603" w14:textId="77777777" w:rsidR="005C3EC2" w:rsidRPr="002E3ED3" w:rsidRDefault="005C3EC2" w:rsidP="005C3EC2">
      <w:pPr>
        <w:jc w:val="center"/>
        <w:rPr>
          <w:ins w:id="23" w:author="孙 启楚" w:date="2021-01-22T14:55:00Z"/>
          <w:rFonts w:ascii="Times New Roman" w:eastAsia="华文中宋" w:hAnsi="Times New Roman"/>
          <w:sz w:val="16"/>
          <w:szCs w:val="16"/>
        </w:rPr>
      </w:pPr>
    </w:p>
    <w:p w14:paraId="73EB3468" w14:textId="77777777" w:rsidR="005C3EC2" w:rsidRPr="002E3ED3" w:rsidRDefault="005C3EC2" w:rsidP="005C3EC2">
      <w:pPr>
        <w:jc w:val="center"/>
        <w:rPr>
          <w:ins w:id="24" w:author="孙 启楚" w:date="2021-01-22T14:55:00Z"/>
          <w:rFonts w:ascii="Times New Roman" w:eastAsia="华文中宋" w:hAnsi="Times New Roman"/>
          <w:sz w:val="32"/>
          <w:szCs w:val="32"/>
        </w:rPr>
      </w:pPr>
      <w:ins w:id="25" w:author="孙 启楚" w:date="2021-01-22T14:55:00Z">
        <w:r w:rsidRPr="002E3ED3">
          <w:rPr>
            <w:rFonts w:ascii="Times New Roman" w:eastAsia="华文中宋" w:hAnsi="Times New Roman"/>
            <w:sz w:val="32"/>
            <w:szCs w:val="32"/>
          </w:rPr>
          <w:t>指导老师：张有光</w:t>
        </w:r>
      </w:ins>
    </w:p>
    <w:p w14:paraId="21467963" w14:textId="77777777" w:rsidR="005C3EC2" w:rsidRDefault="005C3EC2" w:rsidP="005C3EC2">
      <w:pPr>
        <w:jc w:val="center"/>
        <w:rPr>
          <w:ins w:id="26" w:author="孙 启楚" w:date="2021-01-22T14:55:00Z"/>
          <w:sz w:val="32"/>
          <w:szCs w:val="32"/>
        </w:rPr>
      </w:pPr>
    </w:p>
    <w:p w14:paraId="27AB8B54" w14:textId="77777777" w:rsidR="005C3EC2" w:rsidRDefault="005C3EC2" w:rsidP="005C3EC2">
      <w:pPr>
        <w:jc w:val="center"/>
        <w:rPr>
          <w:ins w:id="27" w:author="孙 启楚" w:date="2021-01-22T14:55:00Z"/>
          <w:sz w:val="32"/>
          <w:szCs w:val="32"/>
        </w:rPr>
      </w:pPr>
    </w:p>
    <w:p w14:paraId="7B0CF07A" w14:textId="77777777" w:rsidR="005C3EC2" w:rsidRPr="00DA2F56" w:rsidRDefault="005C3EC2">
      <w:pPr>
        <w:tabs>
          <w:tab w:val="center" w:pos="4153"/>
        </w:tabs>
        <w:jc w:val="left"/>
        <w:rPr>
          <w:ins w:id="28" w:author="孙 启楚" w:date="2021-01-22T14:55:00Z"/>
          <w:rFonts w:ascii="Times New Roman" w:hAnsi="Times New Roman"/>
          <w:bCs/>
          <w:rPrChange w:id="29" w:author="孙 启楚" w:date="2021-01-22T14:55:00Z">
            <w:rPr>
              <w:ins w:id="30" w:author="孙 启楚" w:date="2021-01-22T14:55:00Z"/>
              <w:rFonts w:ascii="黑体" w:eastAsia="黑体" w:hAnsi="黑体"/>
              <w:color w:val="000000"/>
              <w:sz w:val="36"/>
              <w:szCs w:val="36"/>
            </w:rPr>
          </w:rPrChange>
        </w:rPr>
        <w:pPrChange w:id="31" w:author="孙 启楚" w:date="2021-01-22T14:55:00Z">
          <w:pPr>
            <w:jc w:val="center"/>
          </w:pPr>
        </w:pPrChange>
      </w:pPr>
      <w:ins w:id="32" w:author="孙 启楚" w:date="2021-01-22T14:55:00Z">
        <w:r>
          <w:rPr>
            <w:b/>
            <w:sz w:val="40"/>
            <w:szCs w:val="32"/>
          </w:rPr>
          <w:tab/>
        </w:r>
        <w:r w:rsidRPr="002E3ED3">
          <w:rPr>
            <w:rFonts w:ascii="Times New Roman" w:hAnsi="Times New Roman"/>
            <w:bCs/>
            <w:sz w:val="40"/>
            <w:szCs w:val="32"/>
          </w:rPr>
          <w:t>2021</w:t>
        </w:r>
        <w:r w:rsidRPr="002E3ED3">
          <w:rPr>
            <w:rFonts w:ascii="Times New Roman" w:hAnsi="Times New Roman"/>
            <w:bCs/>
            <w:sz w:val="40"/>
            <w:szCs w:val="32"/>
          </w:rPr>
          <w:t>年</w:t>
        </w:r>
        <w:r w:rsidRPr="002E3ED3">
          <w:rPr>
            <w:rFonts w:ascii="Times New Roman" w:hAnsi="Times New Roman"/>
            <w:bCs/>
            <w:sz w:val="40"/>
            <w:szCs w:val="32"/>
          </w:rPr>
          <w:t>1</w:t>
        </w:r>
        <w:r w:rsidRPr="002E3ED3">
          <w:rPr>
            <w:rFonts w:ascii="Times New Roman" w:hAnsi="Times New Roman"/>
            <w:bCs/>
            <w:sz w:val="40"/>
            <w:szCs w:val="32"/>
          </w:rPr>
          <w:t>月</w:t>
        </w:r>
        <w:r w:rsidRPr="002E3ED3">
          <w:rPr>
            <w:rFonts w:ascii="Times New Roman" w:hAnsi="Times New Roman"/>
            <w:bCs/>
            <w:sz w:val="40"/>
            <w:szCs w:val="32"/>
          </w:rPr>
          <w:t>22</w:t>
        </w:r>
        <w:r w:rsidRPr="002E3ED3">
          <w:rPr>
            <w:rFonts w:ascii="Times New Roman" w:hAnsi="Times New Roman"/>
            <w:bCs/>
            <w:sz w:val="40"/>
            <w:szCs w:val="32"/>
          </w:rPr>
          <w:t>日</w:t>
        </w:r>
      </w:ins>
    </w:p>
    <w:p w14:paraId="1B1D9414" w14:textId="1291E98D" w:rsidR="00C45F9B" w:rsidRDefault="00D34F1F">
      <w:pPr>
        <w:jc w:val="center"/>
        <w:rPr>
          <w:rFonts w:ascii="黑体" w:eastAsia="黑体" w:hAnsi="黑体"/>
          <w:color w:val="000000"/>
          <w:sz w:val="36"/>
          <w:szCs w:val="36"/>
        </w:rPr>
      </w:pPr>
      <w:r>
        <w:rPr>
          <w:rFonts w:ascii="黑体" w:eastAsia="黑体" w:hAnsi="黑体"/>
          <w:color w:val="000000"/>
          <w:sz w:val="36"/>
          <w:szCs w:val="36"/>
        </w:rPr>
        <w:lastRenderedPageBreak/>
        <w:t>随机过程在图像分割中的应用</w:t>
      </w:r>
    </w:p>
    <w:p w14:paraId="58C695E9" w14:textId="77777777" w:rsidR="00C45F9B" w:rsidRDefault="00C45F9B">
      <w:pPr>
        <w:snapToGrid w:val="0"/>
        <w:jc w:val="left"/>
        <w:rPr>
          <w:rFonts w:ascii="微软雅黑" w:eastAsia="微软雅黑" w:hAnsi="微软雅黑"/>
          <w:color w:val="000000"/>
          <w:szCs w:val="21"/>
        </w:rPr>
      </w:pPr>
    </w:p>
    <w:p w14:paraId="5571F2E5" w14:textId="77777777" w:rsidR="00C45F9B" w:rsidRDefault="00D34F1F">
      <w:pPr>
        <w:rPr>
          <w:rFonts w:ascii="黑体" w:eastAsia="黑体" w:hAnsi="黑体"/>
          <w:color w:val="000000"/>
          <w:sz w:val="32"/>
          <w:szCs w:val="32"/>
        </w:rPr>
      </w:pPr>
      <w:r>
        <w:rPr>
          <w:rFonts w:ascii="黑体" w:eastAsia="黑体" w:hAnsi="黑体"/>
          <w:color w:val="000000"/>
          <w:sz w:val="32"/>
          <w:szCs w:val="32"/>
        </w:rPr>
        <w:t>摘要</w:t>
      </w:r>
    </w:p>
    <w:p w14:paraId="0F802093" w14:textId="6747B4A9" w:rsidR="00C45F9B" w:rsidRPr="004F3429" w:rsidRDefault="00D34F1F" w:rsidP="004F3429">
      <w:pPr>
        <w:pStyle w:val="ab"/>
      </w:pPr>
      <w:r w:rsidRPr="004F3429">
        <w:t>图像分割是图像处理领域中的一大关键问题。本文从实际生活中的场景出发，通过自动驾驶等近几年图像分割取得的最新进展，引入图像分割的概念，并简要、</w:t>
      </w:r>
      <w:proofErr w:type="gramStart"/>
      <w:r w:rsidRPr="004F3429">
        <w:t>科普地</w:t>
      </w:r>
      <w:proofErr w:type="gramEnd"/>
      <w:r w:rsidRPr="004F3429">
        <w:t>讲解它的定义和一些实际应用。之后</w:t>
      </w:r>
      <w:r w:rsidR="00342C80">
        <w:rPr>
          <w:rFonts w:hint="eastAsia"/>
        </w:rPr>
        <w:t>结合图像分割技术的发展历程，</w:t>
      </w:r>
      <w:r w:rsidRPr="004F3429">
        <w:t>分析随机过程</w:t>
      </w:r>
      <w:r w:rsidR="00342C80">
        <w:rPr>
          <w:rFonts w:hint="eastAsia"/>
        </w:rPr>
        <w:t>理论的引入对传统算法改进的积极意义以及潜在价值</w:t>
      </w:r>
      <w:r w:rsidRPr="004F3429">
        <w:t>，</w:t>
      </w:r>
      <w:r w:rsidR="001D6CC8">
        <w:rPr>
          <w:rFonts w:hint="eastAsia"/>
        </w:rPr>
        <w:t>总结出</w:t>
      </w:r>
      <w:r w:rsidR="00342C80">
        <w:rPr>
          <w:rFonts w:hint="eastAsia"/>
        </w:rPr>
        <w:t>基于随机过程理论及图论的算法相较于目前主流的交互式图像分割算法所具备的更大潜力。</w:t>
      </w:r>
      <w:r w:rsidRPr="004F3429">
        <w:t>然后再通过图像分割算法的发展历史，找寻图像分割理论及算法发展过程中的关键节点及解决关键性问题的关键人物，探讨推动发展的内在动力。最后结合自身学习生活，对比差距，总结出这一探究过程给自己带来的学业等方面的启示。</w:t>
      </w:r>
    </w:p>
    <w:p w14:paraId="416E51AA" w14:textId="77777777" w:rsidR="00C45F9B" w:rsidRDefault="00C45F9B">
      <w:pPr>
        <w:snapToGrid w:val="0"/>
        <w:jc w:val="left"/>
        <w:rPr>
          <w:rFonts w:ascii="微软雅黑" w:eastAsia="微软雅黑" w:hAnsi="微软雅黑"/>
          <w:color w:val="000000"/>
          <w:szCs w:val="21"/>
        </w:rPr>
      </w:pPr>
    </w:p>
    <w:p w14:paraId="403FAB51" w14:textId="77777777" w:rsidR="00C45F9B" w:rsidRDefault="00D34F1F">
      <w:pPr>
        <w:rPr>
          <w:rFonts w:ascii="宋体" w:eastAsia="宋体" w:hAnsi="宋体"/>
          <w:color w:val="000000"/>
          <w:sz w:val="24"/>
          <w:szCs w:val="24"/>
        </w:rPr>
      </w:pPr>
      <w:r>
        <w:rPr>
          <w:rFonts w:ascii="黑体" w:eastAsia="黑体" w:hAnsi="黑体"/>
          <w:color w:val="000000"/>
          <w:sz w:val="32"/>
          <w:szCs w:val="32"/>
        </w:rPr>
        <w:t xml:space="preserve">关键词 </w:t>
      </w:r>
      <w:r w:rsidRPr="004F3429">
        <w:rPr>
          <w:rStyle w:val="ac"/>
        </w:rPr>
        <w:t>图像分割</w:t>
      </w:r>
      <w:r w:rsidRPr="004F3429">
        <w:rPr>
          <w:rStyle w:val="ac"/>
        </w:rPr>
        <w:t xml:space="preserve"> </w:t>
      </w:r>
      <w:r w:rsidRPr="004F3429">
        <w:rPr>
          <w:rStyle w:val="ac"/>
        </w:rPr>
        <w:t>随机过程</w:t>
      </w:r>
      <w:r w:rsidRPr="004F3429">
        <w:rPr>
          <w:rStyle w:val="ac"/>
        </w:rPr>
        <w:t xml:space="preserve"> </w:t>
      </w:r>
      <w:r w:rsidRPr="004F3429">
        <w:rPr>
          <w:rStyle w:val="ac"/>
        </w:rPr>
        <w:t>马尔科夫链</w:t>
      </w:r>
      <w:r w:rsidRPr="004F3429">
        <w:rPr>
          <w:rStyle w:val="ac"/>
        </w:rPr>
        <w:t xml:space="preserve"> </w:t>
      </w:r>
      <w:r w:rsidRPr="004F3429">
        <w:rPr>
          <w:rStyle w:val="ac"/>
        </w:rPr>
        <w:t>发展历史</w:t>
      </w:r>
    </w:p>
    <w:p w14:paraId="4DE369FA" w14:textId="0CB3B5F7" w:rsidR="004F3429" w:rsidRDefault="004F3429">
      <w:pPr>
        <w:widowControl/>
        <w:jc w:val="left"/>
        <w:rPr>
          <w:rFonts w:ascii="微软雅黑" w:eastAsia="微软雅黑" w:hAnsi="微软雅黑"/>
          <w:color w:val="000000"/>
          <w:szCs w:val="21"/>
        </w:rPr>
      </w:pPr>
    </w:p>
    <w:p w14:paraId="65586E9D" w14:textId="0C986B7C" w:rsidR="00E8100C" w:rsidRDefault="00E8100C">
      <w:pPr>
        <w:widowControl/>
        <w:jc w:val="left"/>
        <w:rPr>
          <w:rFonts w:ascii="微软雅黑" w:eastAsia="微软雅黑" w:hAnsi="微软雅黑"/>
          <w:color w:val="000000"/>
          <w:szCs w:val="21"/>
        </w:rPr>
      </w:pPr>
    </w:p>
    <w:p w14:paraId="4E601D7B" w14:textId="5857E2AE" w:rsidR="00E8100C" w:rsidRDefault="00E8100C">
      <w:pPr>
        <w:widowControl/>
        <w:jc w:val="left"/>
        <w:rPr>
          <w:rFonts w:ascii="微软雅黑" w:eastAsia="微软雅黑" w:hAnsi="微软雅黑"/>
          <w:color w:val="000000"/>
          <w:szCs w:val="21"/>
        </w:rPr>
      </w:pPr>
    </w:p>
    <w:p w14:paraId="3EA015BC" w14:textId="1E6EB60D" w:rsidR="00E8100C" w:rsidRDefault="00E8100C">
      <w:pPr>
        <w:widowControl/>
        <w:jc w:val="left"/>
        <w:rPr>
          <w:rFonts w:ascii="微软雅黑" w:eastAsia="微软雅黑" w:hAnsi="微软雅黑"/>
          <w:color w:val="000000"/>
          <w:szCs w:val="21"/>
        </w:rPr>
      </w:pPr>
    </w:p>
    <w:p w14:paraId="184AC1A7" w14:textId="06F3EE9A" w:rsidR="00E8100C" w:rsidRDefault="00E8100C">
      <w:pPr>
        <w:widowControl/>
        <w:jc w:val="left"/>
        <w:rPr>
          <w:rFonts w:ascii="微软雅黑" w:eastAsia="微软雅黑" w:hAnsi="微软雅黑"/>
          <w:color w:val="000000"/>
          <w:szCs w:val="21"/>
        </w:rPr>
      </w:pPr>
    </w:p>
    <w:p w14:paraId="57152FA2" w14:textId="62D141B3" w:rsidR="00E8100C" w:rsidRDefault="00E8100C">
      <w:pPr>
        <w:widowControl/>
        <w:jc w:val="left"/>
        <w:rPr>
          <w:rFonts w:ascii="微软雅黑" w:eastAsia="微软雅黑" w:hAnsi="微软雅黑"/>
          <w:color w:val="000000"/>
          <w:szCs w:val="21"/>
        </w:rPr>
      </w:pPr>
    </w:p>
    <w:p w14:paraId="10D266CB" w14:textId="72BE2966" w:rsidR="00E8100C" w:rsidRDefault="00E8100C">
      <w:pPr>
        <w:widowControl/>
        <w:jc w:val="left"/>
        <w:rPr>
          <w:rFonts w:ascii="微软雅黑" w:eastAsia="微软雅黑" w:hAnsi="微软雅黑"/>
          <w:color w:val="000000"/>
          <w:szCs w:val="21"/>
        </w:rPr>
      </w:pPr>
    </w:p>
    <w:p w14:paraId="04471BFA" w14:textId="37090B48" w:rsidR="00E8100C" w:rsidRDefault="00E8100C">
      <w:pPr>
        <w:widowControl/>
        <w:jc w:val="left"/>
        <w:rPr>
          <w:rFonts w:ascii="微软雅黑" w:eastAsia="微软雅黑" w:hAnsi="微软雅黑"/>
          <w:color w:val="000000"/>
          <w:szCs w:val="21"/>
        </w:rPr>
      </w:pPr>
    </w:p>
    <w:p w14:paraId="71028B3E" w14:textId="09A4AB4F" w:rsidR="00E8100C" w:rsidRDefault="00E8100C">
      <w:pPr>
        <w:widowControl/>
        <w:jc w:val="left"/>
        <w:rPr>
          <w:rFonts w:ascii="微软雅黑" w:eastAsia="微软雅黑" w:hAnsi="微软雅黑"/>
          <w:color w:val="000000"/>
          <w:szCs w:val="21"/>
        </w:rPr>
      </w:pPr>
    </w:p>
    <w:p w14:paraId="0D4CAAD4" w14:textId="5142322C" w:rsidR="00E8100C" w:rsidRDefault="00E8100C">
      <w:pPr>
        <w:widowControl/>
        <w:jc w:val="left"/>
        <w:rPr>
          <w:rFonts w:ascii="微软雅黑" w:eastAsia="微软雅黑" w:hAnsi="微软雅黑"/>
          <w:color w:val="000000"/>
          <w:szCs w:val="21"/>
        </w:rPr>
      </w:pPr>
    </w:p>
    <w:p w14:paraId="738BB3CC" w14:textId="517D95F0" w:rsidR="00E8100C" w:rsidRDefault="00E8100C">
      <w:pPr>
        <w:widowControl/>
        <w:jc w:val="left"/>
        <w:rPr>
          <w:rFonts w:ascii="微软雅黑" w:eastAsia="微软雅黑" w:hAnsi="微软雅黑"/>
          <w:color w:val="000000"/>
          <w:szCs w:val="21"/>
        </w:rPr>
      </w:pPr>
    </w:p>
    <w:p w14:paraId="59EE09B4" w14:textId="1BF71F5A" w:rsidR="00E8100C" w:rsidRDefault="00E8100C">
      <w:pPr>
        <w:widowControl/>
        <w:jc w:val="left"/>
        <w:rPr>
          <w:rFonts w:ascii="微软雅黑" w:eastAsia="微软雅黑" w:hAnsi="微软雅黑"/>
          <w:color w:val="000000"/>
          <w:szCs w:val="21"/>
        </w:rPr>
      </w:pPr>
    </w:p>
    <w:p w14:paraId="727A74D1" w14:textId="754C45FB" w:rsidR="00E8100C" w:rsidRDefault="002F740D" w:rsidP="002F740D">
      <w:pPr>
        <w:widowControl/>
        <w:jc w:val="center"/>
        <w:rPr>
          <w:rFonts w:ascii="黑体" w:eastAsia="黑体" w:hAnsi="黑体"/>
          <w:color w:val="000000"/>
          <w:sz w:val="36"/>
          <w:szCs w:val="36"/>
        </w:rPr>
      </w:pPr>
      <w:r>
        <w:rPr>
          <w:rFonts w:ascii="黑体" w:eastAsia="黑体" w:hAnsi="黑体"/>
          <w:color w:val="000000"/>
          <w:sz w:val="36"/>
          <w:szCs w:val="36"/>
        </w:rPr>
        <w:lastRenderedPageBreak/>
        <w:t>A</w:t>
      </w:r>
      <w:r w:rsidR="00E8100C" w:rsidRPr="00E8100C">
        <w:rPr>
          <w:rFonts w:ascii="黑体" w:eastAsia="黑体" w:hAnsi="黑体"/>
          <w:color w:val="000000"/>
          <w:sz w:val="36"/>
          <w:szCs w:val="36"/>
        </w:rPr>
        <w:t xml:space="preserve">pplication of </w:t>
      </w:r>
      <w:r>
        <w:rPr>
          <w:rFonts w:ascii="黑体" w:eastAsia="黑体" w:hAnsi="黑体"/>
          <w:color w:val="000000"/>
          <w:sz w:val="36"/>
          <w:szCs w:val="36"/>
        </w:rPr>
        <w:t>S</w:t>
      </w:r>
      <w:r w:rsidR="00E8100C" w:rsidRPr="00E8100C">
        <w:rPr>
          <w:rFonts w:ascii="黑体" w:eastAsia="黑体" w:hAnsi="黑体"/>
          <w:color w:val="000000"/>
          <w:sz w:val="36"/>
          <w:szCs w:val="36"/>
        </w:rPr>
        <w:t xml:space="preserve">tochastic </w:t>
      </w:r>
      <w:r>
        <w:rPr>
          <w:rFonts w:ascii="黑体" w:eastAsia="黑体" w:hAnsi="黑体"/>
          <w:color w:val="000000"/>
          <w:sz w:val="36"/>
          <w:szCs w:val="36"/>
        </w:rPr>
        <w:t>P</w:t>
      </w:r>
      <w:r w:rsidR="00E8100C" w:rsidRPr="00E8100C">
        <w:rPr>
          <w:rFonts w:ascii="黑体" w:eastAsia="黑体" w:hAnsi="黑体"/>
          <w:color w:val="000000"/>
          <w:sz w:val="36"/>
          <w:szCs w:val="36"/>
        </w:rPr>
        <w:t xml:space="preserve">rocess in </w:t>
      </w:r>
      <w:r>
        <w:rPr>
          <w:rFonts w:ascii="黑体" w:eastAsia="黑体" w:hAnsi="黑体"/>
          <w:color w:val="000000"/>
          <w:sz w:val="36"/>
          <w:szCs w:val="36"/>
        </w:rPr>
        <w:t>I</w:t>
      </w:r>
      <w:r w:rsidR="00E8100C" w:rsidRPr="00E8100C">
        <w:rPr>
          <w:rFonts w:ascii="黑体" w:eastAsia="黑体" w:hAnsi="黑体"/>
          <w:color w:val="000000"/>
          <w:sz w:val="36"/>
          <w:szCs w:val="36"/>
        </w:rPr>
        <w:t xml:space="preserve">mage </w:t>
      </w:r>
      <w:r>
        <w:rPr>
          <w:rFonts w:ascii="黑体" w:eastAsia="黑体" w:hAnsi="黑体"/>
          <w:color w:val="000000"/>
          <w:sz w:val="36"/>
          <w:szCs w:val="36"/>
        </w:rPr>
        <w:t>S</w:t>
      </w:r>
      <w:r w:rsidR="00E8100C" w:rsidRPr="00E8100C">
        <w:rPr>
          <w:rFonts w:ascii="黑体" w:eastAsia="黑体" w:hAnsi="黑体"/>
          <w:color w:val="000000"/>
          <w:sz w:val="36"/>
          <w:szCs w:val="36"/>
        </w:rPr>
        <w:t>egmentation</w:t>
      </w:r>
    </w:p>
    <w:p w14:paraId="0A25AD57" w14:textId="77777777" w:rsidR="002F740D" w:rsidRPr="00E8100C" w:rsidRDefault="002F740D" w:rsidP="002F740D">
      <w:pPr>
        <w:widowControl/>
        <w:jc w:val="center"/>
        <w:rPr>
          <w:rFonts w:ascii="黑体" w:eastAsia="黑体" w:hAnsi="黑体"/>
          <w:color w:val="000000"/>
          <w:sz w:val="36"/>
          <w:szCs w:val="36"/>
        </w:rPr>
      </w:pPr>
    </w:p>
    <w:p w14:paraId="00286663" w14:textId="4918D443" w:rsidR="00E8100C" w:rsidRPr="00E8100C" w:rsidRDefault="00E8100C">
      <w:pPr>
        <w:widowControl/>
        <w:jc w:val="left"/>
        <w:rPr>
          <w:rFonts w:ascii="黑体" w:eastAsia="黑体" w:hAnsi="黑体"/>
          <w:color w:val="000000"/>
          <w:sz w:val="32"/>
          <w:szCs w:val="32"/>
        </w:rPr>
      </w:pPr>
      <w:r w:rsidRPr="00E8100C">
        <w:rPr>
          <w:rFonts w:ascii="黑体" w:eastAsia="黑体" w:hAnsi="黑体" w:hint="eastAsia"/>
          <w:color w:val="000000"/>
          <w:sz w:val="32"/>
          <w:szCs w:val="32"/>
        </w:rPr>
        <w:t>A</w:t>
      </w:r>
      <w:r w:rsidRPr="00E8100C">
        <w:rPr>
          <w:rFonts w:ascii="黑体" w:eastAsia="黑体" w:hAnsi="黑体"/>
          <w:color w:val="000000"/>
          <w:sz w:val="32"/>
          <w:szCs w:val="32"/>
        </w:rPr>
        <w:t>bstract</w:t>
      </w:r>
    </w:p>
    <w:p w14:paraId="4E1B4D17" w14:textId="1989D5C0" w:rsidR="002F740D" w:rsidRDefault="00E8100C" w:rsidP="001C778C">
      <w:pPr>
        <w:widowControl/>
        <w:spacing w:line="360" w:lineRule="auto"/>
        <w:ind w:firstLine="420"/>
        <w:jc w:val="left"/>
        <w:rPr>
          <w:rFonts w:ascii="Times New Roman" w:eastAsia="微软雅黑" w:hAnsi="Times New Roman" w:cs="Times New Roman"/>
          <w:color w:val="000000"/>
          <w:sz w:val="24"/>
          <w:szCs w:val="24"/>
        </w:rPr>
      </w:pPr>
      <w:r w:rsidRPr="00E8100C">
        <w:rPr>
          <w:rFonts w:ascii="Times New Roman" w:eastAsia="微软雅黑" w:hAnsi="Times New Roman" w:cs="Times New Roman"/>
          <w:color w:val="000000"/>
          <w:sz w:val="24"/>
          <w:szCs w:val="24"/>
        </w:rPr>
        <w:t>Image segmentation is a key problem in the field of image processing.</w:t>
      </w:r>
      <w:r w:rsidR="002F740D">
        <w:rPr>
          <w:rFonts w:ascii="Times New Roman" w:eastAsia="微软雅黑" w:hAnsi="Times New Roman" w:cs="Times New Roman" w:hint="eastAsia"/>
          <w:color w:val="000000"/>
          <w:sz w:val="24"/>
          <w:szCs w:val="24"/>
        </w:rPr>
        <w:t xml:space="preserve"> </w:t>
      </w:r>
      <w:r w:rsidRPr="00E8100C">
        <w:rPr>
          <w:rFonts w:ascii="Times New Roman" w:eastAsia="微软雅黑" w:hAnsi="Times New Roman" w:cs="Times New Roman"/>
          <w:color w:val="000000"/>
          <w:sz w:val="24"/>
          <w:szCs w:val="24"/>
        </w:rPr>
        <w:t xml:space="preserve">Starting from the </w:t>
      </w:r>
      <w:proofErr w:type="gramStart"/>
      <w:r w:rsidRPr="00E8100C">
        <w:rPr>
          <w:rFonts w:ascii="Times New Roman" w:eastAsia="微软雅黑" w:hAnsi="Times New Roman" w:cs="Times New Roman"/>
          <w:color w:val="000000"/>
          <w:sz w:val="24"/>
          <w:szCs w:val="24"/>
        </w:rPr>
        <w:t>real life</w:t>
      </w:r>
      <w:proofErr w:type="gramEnd"/>
      <w:r w:rsidRPr="00E8100C">
        <w:rPr>
          <w:rFonts w:ascii="Times New Roman" w:eastAsia="微软雅黑" w:hAnsi="Times New Roman" w:cs="Times New Roman"/>
          <w:color w:val="000000"/>
          <w:sz w:val="24"/>
          <w:szCs w:val="24"/>
        </w:rPr>
        <w:t xml:space="preserve"> scene, this paper introduces the concept of image segmentation through t</w:t>
      </w:r>
      <w:r w:rsidR="002F740D" w:rsidRPr="002F740D">
        <w:rPr>
          <w:rFonts w:ascii="Times New Roman" w:eastAsia="微软雅黑" w:hAnsi="Times New Roman" w:cs="Times New Roman"/>
          <w:color w:val="000000"/>
          <w:sz w:val="24"/>
          <w:szCs w:val="24"/>
        </w:rPr>
        <w:t>he latest progress in image segmentation in recent years, such as automatic driving</w:t>
      </w:r>
      <w:r w:rsidRPr="00E8100C">
        <w:rPr>
          <w:rFonts w:ascii="Times New Roman" w:eastAsia="微软雅黑" w:hAnsi="Times New Roman" w:cs="Times New Roman"/>
          <w:color w:val="000000"/>
          <w:sz w:val="24"/>
          <w:szCs w:val="24"/>
        </w:rPr>
        <w:t>, and explains its definition and some practical applications in a brief and popular science.</w:t>
      </w:r>
      <w:r>
        <w:rPr>
          <w:rFonts w:ascii="Times New Roman" w:eastAsia="微软雅黑" w:hAnsi="Times New Roman" w:cs="Times New Roman" w:hint="eastAsia"/>
          <w:color w:val="000000"/>
          <w:sz w:val="24"/>
          <w:szCs w:val="24"/>
        </w:rPr>
        <w:t xml:space="preserve"> </w:t>
      </w:r>
      <w:r w:rsidRPr="00E8100C">
        <w:rPr>
          <w:rFonts w:ascii="Times New Roman" w:eastAsia="微软雅黑" w:hAnsi="Times New Roman" w:cs="Times New Roman"/>
          <w:color w:val="000000"/>
          <w:sz w:val="24"/>
          <w:szCs w:val="24"/>
        </w:rPr>
        <w:t>Then, the relationship between the two and the random process is analyzed, that is, the principle behind them is a kind of important concepts in the random process -- Markov random field and Markov chain, and the mathematical definition is listed and explained in a popular way.</w:t>
      </w:r>
      <w:r>
        <w:rPr>
          <w:rFonts w:ascii="Times New Roman" w:eastAsia="微软雅黑" w:hAnsi="Times New Roman" w:cs="Times New Roman"/>
          <w:color w:val="000000"/>
          <w:sz w:val="24"/>
          <w:szCs w:val="24"/>
        </w:rPr>
        <w:t xml:space="preserve"> T</w:t>
      </w:r>
      <w:r w:rsidRPr="00E8100C">
        <w:rPr>
          <w:rFonts w:ascii="Times New Roman" w:eastAsia="微软雅黑" w:hAnsi="Times New Roman" w:cs="Times New Roman"/>
          <w:color w:val="000000"/>
          <w:sz w:val="24"/>
          <w:szCs w:val="24"/>
        </w:rPr>
        <w:t>hrough the development history of image segmentation algorithm, the key nodes in the development process of image segmentation theory and algorithm and the key figures to solve the key problems are found, and the internal motivation to promote the development is discussed.</w:t>
      </w:r>
      <w:r w:rsidR="002F740D">
        <w:rPr>
          <w:rFonts w:ascii="Times New Roman" w:eastAsia="微软雅黑" w:hAnsi="Times New Roman" w:cs="Times New Roman" w:hint="eastAsia"/>
          <w:color w:val="000000"/>
          <w:sz w:val="24"/>
          <w:szCs w:val="24"/>
        </w:rPr>
        <w:t xml:space="preserve"> </w:t>
      </w:r>
      <w:r w:rsidR="001C778C" w:rsidRPr="001C778C">
        <w:rPr>
          <w:rFonts w:ascii="Times New Roman" w:eastAsia="微软雅黑" w:hAnsi="Times New Roman" w:cs="Times New Roman"/>
          <w:color w:val="000000"/>
          <w:sz w:val="24"/>
          <w:szCs w:val="24"/>
        </w:rPr>
        <w:t>Finally, we combined with our own study and life, compared the gap</w:t>
      </w:r>
      <w:r w:rsidR="001C778C">
        <w:rPr>
          <w:rFonts w:ascii="Times New Roman" w:eastAsia="微软雅黑" w:hAnsi="Times New Roman" w:cs="Times New Roman"/>
          <w:color w:val="000000"/>
          <w:sz w:val="24"/>
          <w:szCs w:val="24"/>
        </w:rPr>
        <w:t xml:space="preserve">, and </w:t>
      </w:r>
      <w:r w:rsidR="001C778C" w:rsidRPr="001C778C">
        <w:rPr>
          <w:rFonts w:ascii="Times New Roman" w:eastAsia="微软雅黑" w:hAnsi="Times New Roman" w:cs="Times New Roman"/>
          <w:color w:val="000000"/>
          <w:sz w:val="24"/>
          <w:szCs w:val="24"/>
        </w:rPr>
        <w:t xml:space="preserve">summed up the process of this inquiry to bring </w:t>
      </w:r>
      <w:r w:rsidR="001C778C">
        <w:rPr>
          <w:rFonts w:ascii="Times New Roman" w:eastAsia="微软雅黑" w:hAnsi="Times New Roman" w:cs="Times New Roman"/>
          <w:color w:val="000000"/>
          <w:sz w:val="24"/>
          <w:szCs w:val="24"/>
        </w:rPr>
        <w:t>our</w:t>
      </w:r>
      <w:r w:rsidR="001C778C" w:rsidRPr="001C778C">
        <w:rPr>
          <w:rFonts w:ascii="Times New Roman" w:eastAsia="微软雅黑" w:hAnsi="Times New Roman" w:cs="Times New Roman"/>
          <w:color w:val="000000"/>
          <w:sz w:val="24"/>
          <w:szCs w:val="24"/>
        </w:rPr>
        <w:t xml:space="preserve"> own academic enlightenment.</w:t>
      </w:r>
    </w:p>
    <w:p w14:paraId="57D9E098" w14:textId="77777777" w:rsidR="001C778C" w:rsidRDefault="001C778C" w:rsidP="001C778C">
      <w:pPr>
        <w:widowControl/>
        <w:spacing w:line="360" w:lineRule="auto"/>
        <w:ind w:firstLine="420"/>
        <w:jc w:val="left"/>
        <w:rPr>
          <w:rFonts w:ascii="微软雅黑" w:eastAsia="微软雅黑" w:hAnsi="微软雅黑"/>
          <w:color w:val="000000"/>
          <w:szCs w:val="21"/>
        </w:rPr>
      </w:pPr>
    </w:p>
    <w:p w14:paraId="7285A910" w14:textId="77777777" w:rsidR="00E8100C" w:rsidRDefault="00E8100C" w:rsidP="00E8100C">
      <w:pPr>
        <w:widowControl/>
        <w:jc w:val="left"/>
        <w:rPr>
          <w:rFonts w:ascii="微软雅黑" w:eastAsia="微软雅黑" w:hAnsi="微软雅黑"/>
          <w:color w:val="000000"/>
          <w:szCs w:val="21"/>
        </w:rPr>
      </w:pPr>
      <w:r w:rsidRPr="00E8100C">
        <w:rPr>
          <w:rFonts w:ascii="黑体" w:eastAsia="黑体" w:hAnsi="黑体" w:hint="eastAsia"/>
          <w:color w:val="000000"/>
          <w:sz w:val="32"/>
          <w:szCs w:val="32"/>
        </w:rPr>
        <w:t>Key</w:t>
      </w:r>
      <w:r w:rsidRPr="00E8100C">
        <w:rPr>
          <w:rFonts w:ascii="黑体" w:eastAsia="黑体" w:hAnsi="黑体"/>
          <w:color w:val="000000"/>
          <w:sz w:val="32"/>
          <w:szCs w:val="32"/>
        </w:rPr>
        <w:t>words</w:t>
      </w:r>
      <w:r>
        <w:rPr>
          <w:rFonts w:ascii="微软雅黑" w:eastAsia="微软雅黑" w:hAnsi="微软雅黑"/>
          <w:color w:val="000000"/>
          <w:szCs w:val="21"/>
        </w:rPr>
        <w:t xml:space="preserve"> </w:t>
      </w:r>
    </w:p>
    <w:p w14:paraId="16370B5C" w14:textId="62779F85" w:rsidR="00E8100C" w:rsidRDefault="00E8100C" w:rsidP="00E8100C">
      <w:pPr>
        <w:widowControl/>
        <w:jc w:val="left"/>
        <w:rPr>
          <w:rFonts w:ascii="Times New Roman" w:eastAsia="微软雅黑" w:hAnsi="Times New Roman" w:cs="Times New Roman"/>
          <w:color w:val="000000"/>
          <w:sz w:val="24"/>
          <w:szCs w:val="24"/>
        </w:rPr>
      </w:pPr>
      <w:r w:rsidRPr="00E8100C">
        <w:rPr>
          <w:rFonts w:ascii="Times New Roman" w:eastAsia="微软雅黑" w:hAnsi="Times New Roman" w:cs="Times New Roman"/>
          <w:color w:val="000000"/>
          <w:sz w:val="24"/>
          <w:szCs w:val="24"/>
        </w:rPr>
        <w:t xml:space="preserve">Image segmentation; </w:t>
      </w:r>
      <w:r w:rsidR="002F740D">
        <w:rPr>
          <w:rFonts w:ascii="Times New Roman" w:eastAsia="微软雅黑" w:hAnsi="Times New Roman" w:cs="Times New Roman"/>
          <w:color w:val="000000"/>
          <w:sz w:val="24"/>
          <w:szCs w:val="24"/>
        </w:rPr>
        <w:t>stochastic</w:t>
      </w:r>
      <w:r w:rsidRPr="00E8100C">
        <w:rPr>
          <w:rFonts w:ascii="Times New Roman" w:eastAsia="微软雅黑" w:hAnsi="Times New Roman" w:cs="Times New Roman"/>
          <w:color w:val="000000"/>
          <w:sz w:val="24"/>
          <w:szCs w:val="24"/>
        </w:rPr>
        <w:t xml:space="preserve"> process; Markov chain; development history</w:t>
      </w:r>
    </w:p>
    <w:p w14:paraId="222FA502" w14:textId="18DA0297" w:rsidR="002F740D" w:rsidRDefault="002F740D" w:rsidP="00E8100C">
      <w:pPr>
        <w:widowControl/>
        <w:jc w:val="left"/>
        <w:rPr>
          <w:rFonts w:ascii="Times New Roman" w:eastAsia="微软雅黑" w:hAnsi="Times New Roman" w:cs="Times New Roman"/>
          <w:color w:val="000000"/>
          <w:sz w:val="24"/>
          <w:szCs w:val="24"/>
        </w:rPr>
      </w:pPr>
    </w:p>
    <w:p w14:paraId="7EA20B8E" w14:textId="29A24956" w:rsidR="002F740D" w:rsidRDefault="002F740D" w:rsidP="00E8100C">
      <w:pPr>
        <w:widowControl/>
        <w:jc w:val="left"/>
        <w:rPr>
          <w:rFonts w:ascii="Times New Roman" w:eastAsia="微软雅黑" w:hAnsi="Times New Roman" w:cs="Times New Roman"/>
          <w:color w:val="000000"/>
          <w:sz w:val="24"/>
          <w:szCs w:val="24"/>
        </w:rPr>
      </w:pPr>
    </w:p>
    <w:p w14:paraId="51E440BB" w14:textId="3C9433A1" w:rsidR="002F740D" w:rsidRDefault="002F740D" w:rsidP="00E8100C">
      <w:pPr>
        <w:widowControl/>
        <w:jc w:val="left"/>
        <w:rPr>
          <w:rFonts w:ascii="Times New Roman" w:eastAsia="微软雅黑" w:hAnsi="Times New Roman" w:cs="Times New Roman"/>
          <w:color w:val="000000"/>
          <w:sz w:val="24"/>
          <w:szCs w:val="24"/>
        </w:rPr>
      </w:pPr>
    </w:p>
    <w:p w14:paraId="1C8D7E55" w14:textId="7B344A5B" w:rsidR="002F740D" w:rsidRDefault="002F740D" w:rsidP="00E8100C">
      <w:pPr>
        <w:widowControl/>
        <w:jc w:val="left"/>
        <w:rPr>
          <w:rFonts w:ascii="Times New Roman" w:eastAsia="微软雅黑" w:hAnsi="Times New Roman" w:cs="Times New Roman"/>
          <w:color w:val="000000"/>
          <w:sz w:val="24"/>
          <w:szCs w:val="24"/>
        </w:rPr>
      </w:pPr>
    </w:p>
    <w:p w14:paraId="20159034" w14:textId="7649DA34" w:rsidR="002F740D" w:rsidRDefault="002F740D" w:rsidP="00E8100C">
      <w:pPr>
        <w:widowControl/>
        <w:jc w:val="left"/>
        <w:rPr>
          <w:rFonts w:ascii="Times New Roman" w:eastAsia="微软雅黑" w:hAnsi="Times New Roman" w:cs="Times New Roman"/>
          <w:color w:val="000000"/>
          <w:sz w:val="24"/>
          <w:szCs w:val="24"/>
        </w:rPr>
      </w:pPr>
    </w:p>
    <w:p w14:paraId="0A44E964" w14:textId="10BA5568" w:rsidR="002F740D" w:rsidRDefault="002F740D" w:rsidP="00E8100C">
      <w:pPr>
        <w:widowControl/>
        <w:jc w:val="left"/>
        <w:rPr>
          <w:rFonts w:ascii="Times New Roman" w:eastAsia="微软雅黑" w:hAnsi="Times New Roman" w:cs="Times New Roman"/>
          <w:color w:val="000000"/>
          <w:sz w:val="24"/>
          <w:szCs w:val="24"/>
        </w:rPr>
      </w:pPr>
    </w:p>
    <w:p w14:paraId="576B3379" w14:textId="46A287BE" w:rsidR="002F740D" w:rsidRDefault="002F740D" w:rsidP="00E8100C">
      <w:pPr>
        <w:widowControl/>
        <w:jc w:val="left"/>
        <w:rPr>
          <w:rFonts w:ascii="Times New Roman" w:eastAsia="微软雅黑" w:hAnsi="Times New Roman" w:cs="Times New Roman"/>
          <w:color w:val="000000"/>
          <w:sz w:val="24"/>
          <w:szCs w:val="24"/>
        </w:rPr>
      </w:pPr>
    </w:p>
    <w:p w14:paraId="643E553E" w14:textId="465927D4" w:rsidR="002F740D" w:rsidRDefault="002F740D" w:rsidP="00E8100C">
      <w:pPr>
        <w:widowControl/>
        <w:jc w:val="left"/>
        <w:rPr>
          <w:rFonts w:ascii="Times New Roman" w:eastAsia="微软雅黑" w:hAnsi="Times New Roman" w:cs="Times New Roman"/>
          <w:color w:val="000000"/>
          <w:sz w:val="24"/>
          <w:szCs w:val="24"/>
        </w:rPr>
      </w:pPr>
    </w:p>
    <w:p w14:paraId="6559D6F7" w14:textId="4298B199" w:rsidR="002F740D" w:rsidRDefault="002F740D" w:rsidP="00E8100C">
      <w:pPr>
        <w:widowControl/>
        <w:jc w:val="left"/>
        <w:rPr>
          <w:rFonts w:ascii="Times New Roman" w:eastAsia="微软雅黑" w:hAnsi="Times New Roman" w:cs="Times New Roman"/>
          <w:color w:val="000000"/>
          <w:sz w:val="24"/>
          <w:szCs w:val="24"/>
        </w:rPr>
      </w:pPr>
    </w:p>
    <w:p w14:paraId="76E21BB0" w14:textId="5B4D185C" w:rsidR="002F740D" w:rsidRDefault="002F740D" w:rsidP="00E8100C">
      <w:pPr>
        <w:widowControl/>
        <w:jc w:val="left"/>
        <w:rPr>
          <w:rFonts w:ascii="Times New Roman" w:eastAsia="微软雅黑" w:hAnsi="Times New Roman" w:cs="Times New Roman"/>
          <w:color w:val="000000"/>
          <w:sz w:val="24"/>
          <w:szCs w:val="24"/>
        </w:rPr>
      </w:pPr>
    </w:p>
    <w:p w14:paraId="37AC7124" w14:textId="6D7D453F" w:rsidR="002F740D" w:rsidRDefault="002F740D" w:rsidP="00E8100C">
      <w:pPr>
        <w:widowControl/>
        <w:jc w:val="left"/>
        <w:rPr>
          <w:rFonts w:ascii="Times New Roman" w:eastAsia="微软雅黑" w:hAnsi="Times New Roman" w:cs="Times New Roman"/>
          <w:color w:val="000000"/>
          <w:sz w:val="24"/>
          <w:szCs w:val="24"/>
        </w:rPr>
      </w:pPr>
    </w:p>
    <w:sdt>
      <w:sdtPr>
        <w:rPr>
          <w:rFonts w:asciiTheme="minorHAnsi" w:eastAsiaTheme="minorEastAsia" w:hAnsiTheme="minorHAnsi" w:cstheme="minorBidi"/>
          <w:color w:val="auto"/>
          <w:kern w:val="2"/>
          <w:sz w:val="21"/>
          <w:szCs w:val="22"/>
          <w:lang w:val="zh-CN"/>
        </w:rPr>
        <w:id w:val="-1783187422"/>
        <w:docPartObj>
          <w:docPartGallery w:val="Table of Contents"/>
          <w:docPartUnique/>
        </w:docPartObj>
      </w:sdtPr>
      <w:sdtEndPr>
        <w:rPr>
          <w:b/>
          <w:bCs/>
        </w:rPr>
      </w:sdtEndPr>
      <w:sdtContent>
        <w:p w14:paraId="6B0E3E0D" w14:textId="73EDAFE7" w:rsidR="00D3116D" w:rsidRDefault="00D3116D">
          <w:pPr>
            <w:pStyle w:val="TOC"/>
          </w:pPr>
          <w:r>
            <w:rPr>
              <w:lang w:val="zh-CN"/>
            </w:rPr>
            <w:t>目录</w:t>
          </w:r>
        </w:p>
        <w:p w14:paraId="2B202133" w14:textId="5F115A26" w:rsidR="006958F7" w:rsidRDefault="00D3116D">
          <w:pPr>
            <w:pStyle w:val="TOC1"/>
            <w:tabs>
              <w:tab w:val="left" w:pos="420"/>
              <w:tab w:val="right" w:leader="dot" w:pos="8296"/>
            </w:tabs>
            <w:rPr>
              <w:noProof/>
            </w:rPr>
          </w:pPr>
          <w:r>
            <w:fldChar w:fldCharType="begin"/>
          </w:r>
          <w:r>
            <w:instrText xml:space="preserve"> TOC \o "1-3" \h \z \u </w:instrText>
          </w:r>
          <w:r>
            <w:fldChar w:fldCharType="separate"/>
          </w:r>
          <w:hyperlink w:anchor="_Toc62221196" w:history="1">
            <w:r w:rsidR="006958F7" w:rsidRPr="001271A8">
              <w:rPr>
                <w:rStyle w:val="af3"/>
                <w:noProof/>
              </w:rPr>
              <w:t>1</w:t>
            </w:r>
            <w:r w:rsidR="006958F7">
              <w:rPr>
                <w:noProof/>
              </w:rPr>
              <w:tab/>
            </w:r>
            <w:r w:rsidR="006958F7" w:rsidRPr="001271A8">
              <w:rPr>
                <w:rStyle w:val="af3"/>
                <w:noProof/>
              </w:rPr>
              <w:t>图像分割技术</w:t>
            </w:r>
            <w:r w:rsidR="006958F7">
              <w:rPr>
                <w:noProof/>
                <w:webHidden/>
              </w:rPr>
              <w:tab/>
            </w:r>
            <w:r w:rsidR="006958F7">
              <w:rPr>
                <w:noProof/>
                <w:webHidden/>
              </w:rPr>
              <w:fldChar w:fldCharType="begin"/>
            </w:r>
            <w:r w:rsidR="006958F7">
              <w:rPr>
                <w:noProof/>
                <w:webHidden/>
              </w:rPr>
              <w:instrText xml:space="preserve"> PAGEREF _Toc62221196 \h </w:instrText>
            </w:r>
            <w:r w:rsidR="006958F7">
              <w:rPr>
                <w:noProof/>
                <w:webHidden/>
              </w:rPr>
            </w:r>
            <w:r w:rsidR="006958F7">
              <w:rPr>
                <w:noProof/>
                <w:webHidden/>
              </w:rPr>
              <w:fldChar w:fldCharType="separate"/>
            </w:r>
            <w:r w:rsidR="006958F7">
              <w:rPr>
                <w:noProof/>
                <w:webHidden/>
              </w:rPr>
              <w:t>5</w:t>
            </w:r>
            <w:r w:rsidR="006958F7">
              <w:rPr>
                <w:noProof/>
                <w:webHidden/>
              </w:rPr>
              <w:fldChar w:fldCharType="end"/>
            </w:r>
          </w:hyperlink>
        </w:p>
        <w:p w14:paraId="0AA66F75" w14:textId="128B80C8" w:rsidR="006958F7" w:rsidRDefault="004142A6">
          <w:pPr>
            <w:pStyle w:val="TOC2"/>
            <w:tabs>
              <w:tab w:val="left" w:pos="1050"/>
              <w:tab w:val="right" w:leader="dot" w:pos="8296"/>
            </w:tabs>
            <w:rPr>
              <w:noProof/>
            </w:rPr>
          </w:pPr>
          <w:hyperlink w:anchor="_Toc62221197" w:history="1">
            <w:r w:rsidR="006958F7" w:rsidRPr="001271A8">
              <w:rPr>
                <w:rStyle w:val="af3"/>
                <w:noProof/>
              </w:rPr>
              <w:t>1.1</w:t>
            </w:r>
            <w:r w:rsidR="006958F7">
              <w:rPr>
                <w:noProof/>
              </w:rPr>
              <w:tab/>
            </w:r>
            <w:r w:rsidR="006958F7" w:rsidRPr="001271A8">
              <w:rPr>
                <w:rStyle w:val="af3"/>
                <w:noProof/>
              </w:rPr>
              <w:t>图像分割技术简介</w:t>
            </w:r>
            <w:r w:rsidR="006958F7">
              <w:rPr>
                <w:noProof/>
                <w:webHidden/>
              </w:rPr>
              <w:tab/>
            </w:r>
            <w:r w:rsidR="006958F7">
              <w:rPr>
                <w:noProof/>
                <w:webHidden/>
              </w:rPr>
              <w:fldChar w:fldCharType="begin"/>
            </w:r>
            <w:r w:rsidR="006958F7">
              <w:rPr>
                <w:noProof/>
                <w:webHidden/>
              </w:rPr>
              <w:instrText xml:space="preserve"> PAGEREF _Toc62221197 \h </w:instrText>
            </w:r>
            <w:r w:rsidR="006958F7">
              <w:rPr>
                <w:noProof/>
                <w:webHidden/>
              </w:rPr>
            </w:r>
            <w:r w:rsidR="006958F7">
              <w:rPr>
                <w:noProof/>
                <w:webHidden/>
              </w:rPr>
              <w:fldChar w:fldCharType="separate"/>
            </w:r>
            <w:r w:rsidR="006958F7">
              <w:rPr>
                <w:noProof/>
                <w:webHidden/>
              </w:rPr>
              <w:t>5</w:t>
            </w:r>
            <w:r w:rsidR="006958F7">
              <w:rPr>
                <w:noProof/>
                <w:webHidden/>
              </w:rPr>
              <w:fldChar w:fldCharType="end"/>
            </w:r>
          </w:hyperlink>
        </w:p>
        <w:p w14:paraId="2E0E8B62" w14:textId="4F71EC85" w:rsidR="006958F7" w:rsidRDefault="004142A6">
          <w:pPr>
            <w:pStyle w:val="TOC2"/>
            <w:tabs>
              <w:tab w:val="left" w:pos="1050"/>
              <w:tab w:val="right" w:leader="dot" w:pos="8296"/>
            </w:tabs>
            <w:rPr>
              <w:noProof/>
            </w:rPr>
          </w:pPr>
          <w:hyperlink w:anchor="_Toc62221198" w:history="1">
            <w:r w:rsidR="006958F7" w:rsidRPr="001271A8">
              <w:rPr>
                <w:rStyle w:val="af3"/>
                <w:noProof/>
              </w:rPr>
              <w:t>1.2</w:t>
            </w:r>
            <w:r w:rsidR="006958F7">
              <w:rPr>
                <w:noProof/>
              </w:rPr>
              <w:tab/>
            </w:r>
            <w:r w:rsidR="006958F7" w:rsidRPr="001271A8">
              <w:rPr>
                <w:rStyle w:val="af3"/>
                <w:noProof/>
              </w:rPr>
              <w:t>图像分割技术的应用</w:t>
            </w:r>
            <w:r w:rsidR="006958F7">
              <w:rPr>
                <w:noProof/>
                <w:webHidden/>
              </w:rPr>
              <w:tab/>
            </w:r>
            <w:r w:rsidR="006958F7">
              <w:rPr>
                <w:noProof/>
                <w:webHidden/>
              </w:rPr>
              <w:fldChar w:fldCharType="begin"/>
            </w:r>
            <w:r w:rsidR="006958F7">
              <w:rPr>
                <w:noProof/>
                <w:webHidden/>
              </w:rPr>
              <w:instrText xml:space="preserve"> PAGEREF _Toc62221198 \h </w:instrText>
            </w:r>
            <w:r w:rsidR="006958F7">
              <w:rPr>
                <w:noProof/>
                <w:webHidden/>
              </w:rPr>
            </w:r>
            <w:r w:rsidR="006958F7">
              <w:rPr>
                <w:noProof/>
                <w:webHidden/>
              </w:rPr>
              <w:fldChar w:fldCharType="separate"/>
            </w:r>
            <w:r w:rsidR="006958F7">
              <w:rPr>
                <w:noProof/>
                <w:webHidden/>
              </w:rPr>
              <w:t>6</w:t>
            </w:r>
            <w:r w:rsidR="006958F7">
              <w:rPr>
                <w:noProof/>
                <w:webHidden/>
              </w:rPr>
              <w:fldChar w:fldCharType="end"/>
            </w:r>
          </w:hyperlink>
        </w:p>
        <w:p w14:paraId="7F060B0F" w14:textId="56B71F79" w:rsidR="006958F7" w:rsidRDefault="004142A6">
          <w:pPr>
            <w:pStyle w:val="TOC1"/>
            <w:tabs>
              <w:tab w:val="left" w:pos="420"/>
              <w:tab w:val="right" w:leader="dot" w:pos="8296"/>
            </w:tabs>
            <w:rPr>
              <w:noProof/>
            </w:rPr>
          </w:pPr>
          <w:hyperlink w:anchor="_Toc62221199" w:history="1">
            <w:r w:rsidR="006958F7" w:rsidRPr="001271A8">
              <w:rPr>
                <w:rStyle w:val="af3"/>
                <w:noProof/>
              </w:rPr>
              <w:t>2</w:t>
            </w:r>
            <w:r w:rsidR="006958F7">
              <w:rPr>
                <w:noProof/>
              </w:rPr>
              <w:tab/>
            </w:r>
            <w:r w:rsidR="006958F7" w:rsidRPr="001271A8">
              <w:rPr>
                <w:rStyle w:val="af3"/>
                <w:noProof/>
              </w:rPr>
              <w:t>图像分割与随机过程之间联系</w:t>
            </w:r>
            <w:r w:rsidR="006958F7">
              <w:rPr>
                <w:noProof/>
                <w:webHidden/>
              </w:rPr>
              <w:tab/>
            </w:r>
            <w:r w:rsidR="006958F7">
              <w:rPr>
                <w:noProof/>
                <w:webHidden/>
              </w:rPr>
              <w:fldChar w:fldCharType="begin"/>
            </w:r>
            <w:r w:rsidR="006958F7">
              <w:rPr>
                <w:noProof/>
                <w:webHidden/>
              </w:rPr>
              <w:instrText xml:space="preserve"> PAGEREF _Toc62221199 \h </w:instrText>
            </w:r>
            <w:r w:rsidR="006958F7">
              <w:rPr>
                <w:noProof/>
                <w:webHidden/>
              </w:rPr>
            </w:r>
            <w:r w:rsidR="006958F7">
              <w:rPr>
                <w:noProof/>
                <w:webHidden/>
              </w:rPr>
              <w:fldChar w:fldCharType="separate"/>
            </w:r>
            <w:r w:rsidR="006958F7">
              <w:rPr>
                <w:noProof/>
                <w:webHidden/>
              </w:rPr>
              <w:t>7</w:t>
            </w:r>
            <w:r w:rsidR="006958F7">
              <w:rPr>
                <w:noProof/>
                <w:webHidden/>
              </w:rPr>
              <w:fldChar w:fldCharType="end"/>
            </w:r>
          </w:hyperlink>
        </w:p>
        <w:p w14:paraId="25E34433" w14:textId="22E26B71" w:rsidR="006958F7" w:rsidRDefault="004142A6">
          <w:pPr>
            <w:pStyle w:val="TOC2"/>
            <w:tabs>
              <w:tab w:val="left" w:pos="1050"/>
              <w:tab w:val="right" w:leader="dot" w:pos="8296"/>
            </w:tabs>
            <w:rPr>
              <w:noProof/>
            </w:rPr>
          </w:pPr>
          <w:hyperlink w:anchor="_Toc62221200" w:history="1">
            <w:r w:rsidR="006958F7" w:rsidRPr="001271A8">
              <w:rPr>
                <w:rStyle w:val="af3"/>
                <w:noProof/>
              </w:rPr>
              <w:t>2.1</w:t>
            </w:r>
            <w:r w:rsidR="006958F7">
              <w:rPr>
                <w:noProof/>
              </w:rPr>
              <w:tab/>
            </w:r>
            <w:r w:rsidR="006958F7" w:rsidRPr="001271A8">
              <w:rPr>
                <w:rStyle w:val="af3"/>
                <w:noProof/>
              </w:rPr>
              <w:t>马尔科夫随机场和马尔科夫链</w:t>
            </w:r>
            <w:r w:rsidR="006958F7">
              <w:rPr>
                <w:noProof/>
                <w:webHidden/>
              </w:rPr>
              <w:tab/>
            </w:r>
            <w:r w:rsidR="006958F7">
              <w:rPr>
                <w:noProof/>
                <w:webHidden/>
              </w:rPr>
              <w:fldChar w:fldCharType="begin"/>
            </w:r>
            <w:r w:rsidR="006958F7">
              <w:rPr>
                <w:noProof/>
                <w:webHidden/>
              </w:rPr>
              <w:instrText xml:space="preserve"> PAGEREF _Toc62221200 \h </w:instrText>
            </w:r>
            <w:r w:rsidR="006958F7">
              <w:rPr>
                <w:noProof/>
                <w:webHidden/>
              </w:rPr>
            </w:r>
            <w:r w:rsidR="006958F7">
              <w:rPr>
                <w:noProof/>
                <w:webHidden/>
              </w:rPr>
              <w:fldChar w:fldCharType="separate"/>
            </w:r>
            <w:r w:rsidR="006958F7">
              <w:rPr>
                <w:noProof/>
                <w:webHidden/>
              </w:rPr>
              <w:t>7</w:t>
            </w:r>
            <w:r w:rsidR="006958F7">
              <w:rPr>
                <w:noProof/>
                <w:webHidden/>
              </w:rPr>
              <w:fldChar w:fldCharType="end"/>
            </w:r>
          </w:hyperlink>
        </w:p>
        <w:p w14:paraId="1ABC14D9" w14:textId="236A6B9F" w:rsidR="006958F7" w:rsidRDefault="004142A6">
          <w:pPr>
            <w:pStyle w:val="TOC2"/>
            <w:tabs>
              <w:tab w:val="left" w:pos="1050"/>
              <w:tab w:val="right" w:leader="dot" w:pos="8296"/>
            </w:tabs>
            <w:rPr>
              <w:noProof/>
            </w:rPr>
          </w:pPr>
          <w:hyperlink w:anchor="_Toc62221201" w:history="1">
            <w:r w:rsidR="006958F7" w:rsidRPr="001271A8">
              <w:rPr>
                <w:rStyle w:val="af3"/>
                <w:noProof/>
              </w:rPr>
              <w:t>2.2</w:t>
            </w:r>
            <w:r w:rsidR="006958F7">
              <w:rPr>
                <w:noProof/>
              </w:rPr>
              <w:tab/>
            </w:r>
            <w:r w:rsidR="006958F7" w:rsidRPr="001271A8">
              <w:rPr>
                <w:rStyle w:val="af3"/>
                <w:noProof/>
              </w:rPr>
              <w:t>图像分割问题的处理思路</w:t>
            </w:r>
            <w:r w:rsidR="006958F7">
              <w:rPr>
                <w:noProof/>
                <w:webHidden/>
              </w:rPr>
              <w:tab/>
            </w:r>
            <w:r w:rsidR="006958F7">
              <w:rPr>
                <w:noProof/>
                <w:webHidden/>
              </w:rPr>
              <w:fldChar w:fldCharType="begin"/>
            </w:r>
            <w:r w:rsidR="006958F7">
              <w:rPr>
                <w:noProof/>
                <w:webHidden/>
              </w:rPr>
              <w:instrText xml:space="preserve"> PAGEREF _Toc62221201 \h </w:instrText>
            </w:r>
            <w:r w:rsidR="006958F7">
              <w:rPr>
                <w:noProof/>
                <w:webHidden/>
              </w:rPr>
            </w:r>
            <w:r w:rsidR="006958F7">
              <w:rPr>
                <w:noProof/>
                <w:webHidden/>
              </w:rPr>
              <w:fldChar w:fldCharType="separate"/>
            </w:r>
            <w:r w:rsidR="006958F7">
              <w:rPr>
                <w:noProof/>
                <w:webHidden/>
              </w:rPr>
              <w:t>8</w:t>
            </w:r>
            <w:r w:rsidR="006958F7">
              <w:rPr>
                <w:noProof/>
                <w:webHidden/>
              </w:rPr>
              <w:fldChar w:fldCharType="end"/>
            </w:r>
          </w:hyperlink>
        </w:p>
        <w:p w14:paraId="3C7884C6" w14:textId="3A8901B8" w:rsidR="006958F7" w:rsidRDefault="004142A6">
          <w:pPr>
            <w:pStyle w:val="TOC2"/>
            <w:tabs>
              <w:tab w:val="left" w:pos="1050"/>
              <w:tab w:val="right" w:leader="dot" w:pos="8296"/>
            </w:tabs>
            <w:rPr>
              <w:noProof/>
            </w:rPr>
          </w:pPr>
          <w:hyperlink w:anchor="_Toc62221202" w:history="1">
            <w:r w:rsidR="006958F7" w:rsidRPr="001271A8">
              <w:rPr>
                <w:rStyle w:val="af3"/>
                <w:noProof/>
              </w:rPr>
              <w:t>2.3</w:t>
            </w:r>
            <w:r w:rsidR="006958F7">
              <w:rPr>
                <w:noProof/>
              </w:rPr>
              <w:tab/>
            </w:r>
            <w:r w:rsidR="006958F7" w:rsidRPr="001271A8">
              <w:rPr>
                <w:rStyle w:val="af3"/>
                <w:noProof/>
              </w:rPr>
              <w:t>图像分割技术的发展与随机过程理论的应用</w:t>
            </w:r>
            <w:r w:rsidR="006958F7">
              <w:rPr>
                <w:noProof/>
                <w:webHidden/>
              </w:rPr>
              <w:tab/>
            </w:r>
            <w:r w:rsidR="006958F7">
              <w:rPr>
                <w:noProof/>
                <w:webHidden/>
              </w:rPr>
              <w:fldChar w:fldCharType="begin"/>
            </w:r>
            <w:r w:rsidR="006958F7">
              <w:rPr>
                <w:noProof/>
                <w:webHidden/>
              </w:rPr>
              <w:instrText xml:space="preserve"> PAGEREF _Toc62221202 \h </w:instrText>
            </w:r>
            <w:r w:rsidR="006958F7">
              <w:rPr>
                <w:noProof/>
                <w:webHidden/>
              </w:rPr>
            </w:r>
            <w:r w:rsidR="006958F7">
              <w:rPr>
                <w:noProof/>
                <w:webHidden/>
              </w:rPr>
              <w:fldChar w:fldCharType="separate"/>
            </w:r>
            <w:r w:rsidR="006958F7">
              <w:rPr>
                <w:noProof/>
                <w:webHidden/>
              </w:rPr>
              <w:t>8</w:t>
            </w:r>
            <w:r w:rsidR="006958F7">
              <w:rPr>
                <w:noProof/>
                <w:webHidden/>
              </w:rPr>
              <w:fldChar w:fldCharType="end"/>
            </w:r>
          </w:hyperlink>
        </w:p>
        <w:p w14:paraId="768A85C1" w14:textId="3E19FD31" w:rsidR="006958F7" w:rsidRDefault="004142A6">
          <w:pPr>
            <w:pStyle w:val="TOC3"/>
            <w:tabs>
              <w:tab w:val="left" w:pos="1680"/>
              <w:tab w:val="right" w:leader="dot" w:pos="8296"/>
            </w:tabs>
            <w:rPr>
              <w:noProof/>
            </w:rPr>
          </w:pPr>
          <w:hyperlink w:anchor="_Toc62221203" w:history="1">
            <w:r w:rsidR="006958F7" w:rsidRPr="001271A8">
              <w:rPr>
                <w:rStyle w:val="af3"/>
                <w:noProof/>
              </w:rPr>
              <w:t>2.3.1</w:t>
            </w:r>
            <w:r w:rsidR="006958F7">
              <w:rPr>
                <w:noProof/>
              </w:rPr>
              <w:tab/>
            </w:r>
            <w:r w:rsidR="006958F7" w:rsidRPr="001271A8">
              <w:rPr>
                <w:rStyle w:val="af3"/>
                <w:noProof/>
              </w:rPr>
              <w:t>传统图像分割技术</w:t>
            </w:r>
            <w:r w:rsidR="006958F7">
              <w:rPr>
                <w:noProof/>
                <w:webHidden/>
              </w:rPr>
              <w:tab/>
            </w:r>
            <w:r w:rsidR="006958F7">
              <w:rPr>
                <w:noProof/>
                <w:webHidden/>
              </w:rPr>
              <w:fldChar w:fldCharType="begin"/>
            </w:r>
            <w:r w:rsidR="006958F7">
              <w:rPr>
                <w:noProof/>
                <w:webHidden/>
              </w:rPr>
              <w:instrText xml:space="preserve"> PAGEREF _Toc62221203 \h </w:instrText>
            </w:r>
            <w:r w:rsidR="006958F7">
              <w:rPr>
                <w:noProof/>
                <w:webHidden/>
              </w:rPr>
            </w:r>
            <w:r w:rsidR="006958F7">
              <w:rPr>
                <w:noProof/>
                <w:webHidden/>
              </w:rPr>
              <w:fldChar w:fldCharType="separate"/>
            </w:r>
            <w:r w:rsidR="006958F7">
              <w:rPr>
                <w:noProof/>
                <w:webHidden/>
              </w:rPr>
              <w:t>9</w:t>
            </w:r>
            <w:r w:rsidR="006958F7">
              <w:rPr>
                <w:noProof/>
                <w:webHidden/>
              </w:rPr>
              <w:fldChar w:fldCharType="end"/>
            </w:r>
          </w:hyperlink>
        </w:p>
        <w:p w14:paraId="3B3A378C" w14:textId="5336AD5C" w:rsidR="006958F7" w:rsidRDefault="004142A6">
          <w:pPr>
            <w:pStyle w:val="TOC3"/>
            <w:tabs>
              <w:tab w:val="left" w:pos="1680"/>
              <w:tab w:val="right" w:leader="dot" w:pos="8296"/>
            </w:tabs>
            <w:rPr>
              <w:noProof/>
            </w:rPr>
          </w:pPr>
          <w:hyperlink w:anchor="_Toc62221204" w:history="1">
            <w:r w:rsidR="006958F7" w:rsidRPr="001271A8">
              <w:rPr>
                <w:rStyle w:val="af3"/>
                <w:noProof/>
              </w:rPr>
              <w:t>2.3.2</w:t>
            </w:r>
            <w:r w:rsidR="006958F7">
              <w:rPr>
                <w:noProof/>
              </w:rPr>
              <w:tab/>
            </w:r>
            <w:r w:rsidR="006958F7" w:rsidRPr="001271A8">
              <w:rPr>
                <w:rStyle w:val="af3"/>
                <w:noProof/>
                <w:shd w:val="clear" w:color="auto" w:fill="FFFFFF"/>
              </w:rPr>
              <w:t>利用随机游走模型</w:t>
            </w:r>
            <w:r w:rsidR="006958F7" w:rsidRPr="001271A8">
              <w:rPr>
                <w:rStyle w:val="af3"/>
                <w:noProof/>
                <w:shd w:val="clear" w:color="auto" w:fill="FFFFFF"/>
              </w:rPr>
              <w:t>——</w:t>
            </w:r>
            <w:r w:rsidR="006958F7" w:rsidRPr="001271A8">
              <w:rPr>
                <w:rStyle w:val="af3"/>
                <w:noProof/>
                <w:shd w:val="clear" w:color="auto" w:fill="FFFFFF"/>
              </w:rPr>
              <w:t>初步表征像素分布特征</w:t>
            </w:r>
            <w:r w:rsidR="006958F7">
              <w:rPr>
                <w:noProof/>
                <w:webHidden/>
              </w:rPr>
              <w:tab/>
            </w:r>
            <w:r w:rsidR="006958F7">
              <w:rPr>
                <w:noProof/>
                <w:webHidden/>
              </w:rPr>
              <w:fldChar w:fldCharType="begin"/>
            </w:r>
            <w:r w:rsidR="006958F7">
              <w:rPr>
                <w:noProof/>
                <w:webHidden/>
              </w:rPr>
              <w:instrText xml:space="preserve"> PAGEREF _Toc62221204 \h </w:instrText>
            </w:r>
            <w:r w:rsidR="006958F7">
              <w:rPr>
                <w:noProof/>
                <w:webHidden/>
              </w:rPr>
            </w:r>
            <w:r w:rsidR="006958F7">
              <w:rPr>
                <w:noProof/>
                <w:webHidden/>
              </w:rPr>
              <w:fldChar w:fldCharType="separate"/>
            </w:r>
            <w:r w:rsidR="006958F7">
              <w:rPr>
                <w:noProof/>
                <w:webHidden/>
              </w:rPr>
              <w:t>12</w:t>
            </w:r>
            <w:r w:rsidR="006958F7">
              <w:rPr>
                <w:noProof/>
                <w:webHidden/>
              </w:rPr>
              <w:fldChar w:fldCharType="end"/>
            </w:r>
          </w:hyperlink>
        </w:p>
        <w:p w14:paraId="4371C835" w14:textId="64F7D6CD" w:rsidR="006958F7" w:rsidRDefault="004142A6">
          <w:pPr>
            <w:pStyle w:val="TOC3"/>
            <w:tabs>
              <w:tab w:val="left" w:pos="1680"/>
              <w:tab w:val="right" w:leader="dot" w:pos="8296"/>
            </w:tabs>
            <w:rPr>
              <w:noProof/>
            </w:rPr>
          </w:pPr>
          <w:hyperlink w:anchor="_Toc62221205" w:history="1">
            <w:r w:rsidR="006958F7" w:rsidRPr="001271A8">
              <w:rPr>
                <w:rStyle w:val="af3"/>
                <w:noProof/>
              </w:rPr>
              <w:t>2.3.3</w:t>
            </w:r>
            <w:r w:rsidR="006958F7">
              <w:rPr>
                <w:noProof/>
              </w:rPr>
              <w:tab/>
            </w:r>
            <w:r w:rsidR="006958F7" w:rsidRPr="001271A8">
              <w:rPr>
                <w:rStyle w:val="af3"/>
                <w:noProof/>
              </w:rPr>
              <w:t>基于马尔科夫随机场模型</w:t>
            </w:r>
            <w:r w:rsidR="006958F7" w:rsidRPr="001271A8">
              <w:rPr>
                <w:rStyle w:val="af3"/>
                <w:noProof/>
              </w:rPr>
              <w:t>——</w:t>
            </w:r>
            <w:r w:rsidR="006958F7" w:rsidRPr="001271A8">
              <w:rPr>
                <w:rStyle w:val="af3"/>
                <w:noProof/>
              </w:rPr>
              <w:t>像素点分布规律的表征</w:t>
            </w:r>
            <w:r w:rsidR="006958F7">
              <w:rPr>
                <w:noProof/>
                <w:webHidden/>
              </w:rPr>
              <w:tab/>
            </w:r>
            <w:r w:rsidR="006958F7">
              <w:rPr>
                <w:noProof/>
                <w:webHidden/>
              </w:rPr>
              <w:fldChar w:fldCharType="begin"/>
            </w:r>
            <w:r w:rsidR="006958F7">
              <w:rPr>
                <w:noProof/>
                <w:webHidden/>
              </w:rPr>
              <w:instrText xml:space="preserve"> PAGEREF _Toc62221205 \h </w:instrText>
            </w:r>
            <w:r w:rsidR="006958F7">
              <w:rPr>
                <w:noProof/>
                <w:webHidden/>
              </w:rPr>
            </w:r>
            <w:r w:rsidR="006958F7">
              <w:rPr>
                <w:noProof/>
                <w:webHidden/>
              </w:rPr>
              <w:fldChar w:fldCharType="separate"/>
            </w:r>
            <w:r w:rsidR="006958F7">
              <w:rPr>
                <w:noProof/>
                <w:webHidden/>
              </w:rPr>
              <w:t>13</w:t>
            </w:r>
            <w:r w:rsidR="006958F7">
              <w:rPr>
                <w:noProof/>
                <w:webHidden/>
              </w:rPr>
              <w:fldChar w:fldCharType="end"/>
            </w:r>
          </w:hyperlink>
        </w:p>
        <w:p w14:paraId="7F1A64A1" w14:textId="37820508" w:rsidR="006958F7" w:rsidRDefault="004142A6">
          <w:pPr>
            <w:pStyle w:val="TOC3"/>
            <w:tabs>
              <w:tab w:val="left" w:pos="1680"/>
              <w:tab w:val="right" w:leader="dot" w:pos="8296"/>
            </w:tabs>
            <w:rPr>
              <w:noProof/>
            </w:rPr>
          </w:pPr>
          <w:hyperlink w:anchor="_Toc62221206" w:history="1">
            <w:r w:rsidR="006958F7" w:rsidRPr="001271A8">
              <w:rPr>
                <w:rStyle w:val="af3"/>
                <w:noProof/>
              </w:rPr>
              <w:t>2.3.4</w:t>
            </w:r>
            <w:r w:rsidR="006958F7">
              <w:rPr>
                <w:noProof/>
              </w:rPr>
              <w:tab/>
            </w:r>
            <w:r w:rsidR="006958F7" w:rsidRPr="001271A8">
              <w:rPr>
                <w:rStyle w:val="af3"/>
                <w:noProof/>
              </w:rPr>
              <w:t>小波变换</w:t>
            </w:r>
            <w:r w:rsidR="006958F7" w:rsidRPr="001271A8">
              <w:rPr>
                <w:rStyle w:val="af3"/>
                <w:noProof/>
              </w:rPr>
              <w:t>—</w:t>
            </w:r>
            <w:r w:rsidR="006958F7" w:rsidRPr="001271A8">
              <w:rPr>
                <w:rStyle w:val="af3"/>
                <w:noProof/>
              </w:rPr>
              <w:t>寻找边界的优化算法</w:t>
            </w:r>
            <w:r w:rsidR="006958F7">
              <w:rPr>
                <w:noProof/>
                <w:webHidden/>
              </w:rPr>
              <w:tab/>
            </w:r>
            <w:r w:rsidR="006958F7">
              <w:rPr>
                <w:noProof/>
                <w:webHidden/>
              </w:rPr>
              <w:fldChar w:fldCharType="begin"/>
            </w:r>
            <w:r w:rsidR="006958F7">
              <w:rPr>
                <w:noProof/>
                <w:webHidden/>
              </w:rPr>
              <w:instrText xml:space="preserve"> PAGEREF _Toc62221206 \h </w:instrText>
            </w:r>
            <w:r w:rsidR="006958F7">
              <w:rPr>
                <w:noProof/>
                <w:webHidden/>
              </w:rPr>
            </w:r>
            <w:r w:rsidR="006958F7">
              <w:rPr>
                <w:noProof/>
                <w:webHidden/>
              </w:rPr>
              <w:fldChar w:fldCharType="separate"/>
            </w:r>
            <w:r w:rsidR="006958F7">
              <w:rPr>
                <w:noProof/>
                <w:webHidden/>
              </w:rPr>
              <w:t>14</w:t>
            </w:r>
            <w:r w:rsidR="006958F7">
              <w:rPr>
                <w:noProof/>
                <w:webHidden/>
              </w:rPr>
              <w:fldChar w:fldCharType="end"/>
            </w:r>
          </w:hyperlink>
        </w:p>
        <w:p w14:paraId="32936A5A" w14:textId="28CADAA4" w:rsidR="006958F7" w:rsidRDefault="004142A6">
          <w:pPr>
            <w:pStyle w:val="TOC3"/>
            <w:tabs>
              <w:tab w:val="left" w:pos="1680"/>
              <w:tab w:val="right" w:leader="dot" w:pos="8296"/>
            </w:tabs>
            <w:rPr>
              <w:noProof/>
            </w:rPr>
          </w:pPr>
          <w:hyperlink w:anchor="_Toc62221207" w:history="1">
            <w:r w:rsidR="006958F7" w:rsidRPr="001271A8">
              <w:rPr>
                <w:rStyle w:val="af3"/>
                <w:noProof/>
              </w:rPr>
              <w:t>2.3.5</w:t>
            </w:r>
            <w:r w:rsidR="006958F7">
              <w:rPr>
                <w:noProof/>
              </w:rPr>
              <w:tab/>
            </w:r>
            <w:r w:rsidR="006958F7" w:rsidRPr="001271A8">
              <w:rPr>
                <w:rStyle w:val="af3"/>
                <w:noProof/>
                <w:shd w:val="clear" w:color="auto" w:fill="FFFFFF"/>
              </w:rPr>
              <w:t>其他图像分割算法</w:t>
            </w:r>
            <w:r w:rsidR="006958F7">
              <w:rPr>
                <w:noProof/>
                <w:webHidden/>
              </w:rPr>
              <w:tab/>
            </w:r>
            <w:r w:rsidR="006958F7">
              <w:rPr>
                <w:noProof/>
                <w:webHidden/>
              </w:rPr>
              <w:fldChar w:fldCharType="begin"/>
            </w:r>
            <w:r w:rsidR="006958F7">
              <w:rPr>
                <w:noProof/>
                <w:webHidden/>
              </w:rPr>
              <w:instrText xml:space="preserve"> PAGEREF _Toc62221207 \h </w:instrText>
            </w:r>
            <w:r w:rsidR="006958F7">
              <w:rPr>
                <w:noProof/>
                <w:webHidden/>
              </w:rPr>
            </w:r>
            <w:r w:rsidR="006958F7">
              <w:rPr>
                <w:noProof/>
                <w:webHidden/>
              </w:rPr>
              <w:fldChar w:fldCharType="separate"/>
            </w:r>
            <w:r w:rsidR="006958F7">
              <w:rPr>
                <w:noProof/>
                <w:webHidden/>
              </w:rPr>
              <w:t>15</w:t>
            </w:r>
            <w:r w:rsidR="006958F7">
              <w:rPr>
                <w:noProof/>
                <w:webHidden/>
              </w:rPr>
              <w:fldChar w:fldCharType="end"/>
            </w:r>
          </w:hyperlink>
        </w:p>
        <w:p w14:paraId="5C63CDE5" w14:textId="7CD5D324" w:rsidR="006958F7" w:rsidRDefault="004142A6">
          <w:pPr>
            <w:pStyle w:val="TOC2"/>
            <w:tabs>
              <w:tab w:val="left" w:pos="1050"/>
              <w:tab w:val="right" w:leader="dot" w:pos="8296"/>
            </w:tabs>
            <w:rPr>
              <w:noProof/>
            </w:rPr>
          </w:pPr>
          <w:hyperlink w:anchor="_Toc62221208" w:history="1">
            <w:r w:rsidR="006958F7" w:rsidRPr="001271A8">
              <w:rPr>
                <w:rStyle w:val="af3"/>
                <w:noProof/>
              </w:rPr>
              <w:t>2.4</w:t>
            </w:r>
            <w:r w:rsidR="006958F7">
              <w:rPr>
                <w:noProof/>
              </w:rPr>
              <w:tab/>
            </w:r>
            <w:r w:rsidR="006958F7" w:rsidRPr="001271A8">
              <w:rPr>
                <w:rStyle w:val="af3"/>
                <w:noProof/>
              </w:rPr>
              <w:t>图像分割的</w:t>
            </w:r>
            <w:r w:rsidR="006958F7" w:rsidRPr="001271A8">
              <w:rPr>
                <w:rStyle w:val="af3"/>
                <w:noProof/>
              </w:rPr>
              <w:t>MATLAB</w:t>
            </w:r>
            <w:r w:rsidR="006958F7" w:rsidRPr="001271A8">
              <w:rPr>
                <w:rStyle w:val="af3"/>
                <w:noProof/>
              </w:rPr>
              <w:t>实现</w:t>
            </w:r>
            <w:r w:rsidR="006958F7">
              <w:rPr>
                <w:noProof/>
                <w:webHidden/>
              </w:rPr>
              <w:tab/>
            </w:r>
            <w:r w:rsidR="006958F7">
              <w:rPr>
                <w:noProof/>
                <w:webHidden/>
              </w:rPr>
              <w:fldChar w:fldCharType="begin"/>
            </w:r>
            <w:r w:rsidR="006958F7">
              <w:rPr>
                <w:noProof/>
                <w:webHidden/>
              </w:rPr>
              <w:instrText xml:space="preserve"> PAGEREF _Toc62221208 \h </w:instrText>
            </w:r>
            <w:r w:rsidR="006958F7">
              <w:rPr>
                <w:noProof/>
                <w:webHidden/>
              </w:rPr>
            </w:r>
            <w:r w:rsidR="006958F7">
              <w:rPr>
                <w:noProof/>
                <w:webHidden/>
              </w:rPr>
              <w:fldChar w:fldCharType="separate"/>
            </w:r>
            <w:r w:rsidR="006958F7">
              <w:rPr>
                <w:noProof/>
                <w:webHidden/>
              </w:rPr>
              <w:t>16</w:t>
            </w:r>
            <w:r w:rsidR="006958F7">
              <w:rPr>
                <w:noProof/>
                <w:webHidden/>
              </w:rPr>
              <w:fldChar w:fldCharType="end"/>
            </w:r>
          </w:hyperlink>
        </w:p>
        <w:p w14:paraId="7BDEA3CD" w14:textId="2B8C6C13" w:rsidR="006958F7" w:rsidRDefault="004142A6">
          <w:pPr>
            <w:pStyle w:val="TOC1"/>
            <w:tabs>
              <w:tab w:val="left" w:pos="420"/>
              <w:tab w:val="right" w:leader="dot" w:pos="8296"/>
            </w:tabs>
            <w:rPr>
              <w:noProof/>
            </w:rPr>
          </w:pPr>
          <w:hyperlink w:anchor="_Toc62221209" w:history="1">
            <w:r w:rsidR="006958F7" w:rsidRPr="001271A8">
              <w:rPr>
                <w:rStyle w:val="af3"/>
                <w:noProof/>
              </w:rPr>
              <w:t>3</w:t>
            </w:r>
            <w:r w:rsidR="006958F7">
              <w:rPr>
                <w:noProof/>
              </w:rPr>
              <w:tab/>
            </w:r>
            <w:r w:rsidR="006958F7" w:rsidRPr="001271A8">
              <w:rPr>
                <w:rStyle w:val="af3"/>
                <w:noProof/>
              </w:rPr>
              <w:t>科学家和科学家精神</w:t>
            </w:r>
            <w:r w:rsidR="006958F7">
              <w:rPr>
                <w:noProof/>
                <w:webHidden/>
              </w:rPr>
              <w:tab/>
            </w:r>
            <w:r w:rsidR="006958F7">
              <w:rPr>
                <w:noProof/>
                <w:webHidden/>
              </w:rPr>
              <w:fldChar w:fldCharType="begin"/>
            </w:r>
            <w:r w:rsidR="006958F7">
              <w:rPr>
                <w:noProof/>
                <w:webHidden/>
              </w:rPr>
              <w:instrText xml:space="preserve"> PAGEREF _Toc62221209 \h </w:instrText>
            </w:r>
            <w:r w:rsidR="006958F7">
              <w:rPr>
                <w:noProof/>
                <w:webHidden/>
              </w:rPr>
            </w:r>
            <w:r w:rsidR="006958F7">
              <w:rPr>
                <w:noProof/>
                <w:webHidden/>
              </w:rPr>
              <w:fldChar w:fldCharType="separate"/>
            </w:r>
            <w:r w:rsidR="006958F7">
              <w:rPr>
                <w:noProof/>
                <w:webHidden/>
              </w:rPr>
              <w:t>18</w:t>
            </w:r>
            <w:r w:rsidR="006958F7">
              <w:rPr>
                <w:noProof/>
                <w:webHidden/>
              </w:rPr>
              <w:fldChar w:fldCharType="end"/>
            </w:r>
          </w:hyperlink>
        </w:p>
        <w:p w14:paraId="273EF8F8" w14:textId="081820DC" w:rsidR="006958F7" w:rsidRDefault="004142A6">
          <w:pPr>
            <w:pStyle w:val="TOC2"/>
            <w:tabs>
              <w:tab w:val="left" w:pos="1050"/>
              <w:tab w:val="right" w:leader="dot" w:pos="8296"/>
            </w:tabs>
            <w:rPr>
              <w:noProof/>
            </w:rPr>
          </w:pPr>
          <w:hyperlink w:anchor="_Toc62221210" w:history="1">
            <w:r w:rsidR="006958F7" w:rsidRPr="001271A8">
              <w:rPr>
                <w:rStyle w:val="af3"/>
                <w:noProof/>
              </w:rPr>
              <w:t>3.1</w:t>
            </w:r>
            <w:r w:rsidR="006958F7">
              <w:rPr>
                <w:noProof/>
              </w:rPr>
              <w:tab/>
            </w:r>
            <w:r w:rsidR="006958F7" w:rsidRPr="001271A8">
              <w:rPr>
                <w:rStyle w:val="af3"/>
                <w:noProof/>
              </w:rPr>
              <w:t>何恺明</w:t>
            </w:r>
            <w:r w:rsidR="006958F7">
              <w:rPr>
                <w:noProof/>
                <w:webHidden/>
              </w:rPr>
              <w:tab/>
            </w:r>
            <w:r w:rsidR="006958F7">
              <w:rPr>
                <w:noProof/>
                <w:webHidden/>
              </w:rPr>
              <w:fldChar w:fldCharType="begin"/>
            </w:r>
            <w:r w:rsidR="006958F7">
              <w:rPr>
                <w:noProof/>
                <w:webHidden/>
              </w:rPr>
              <w:instrText xml:space="preserve"> PAGEREF _Toc62221210 \h </w:instrText>
            </w:r>
            <w:r w:rsidR="006958F7">
              <w:rPr>
                <w:noProof/>
                <w:webHidden/>
              </w:rPr>
            </w:r>
            <w:r w:rsidR="006958F7">
              <w:rPr>
                <w:noProof/>
                <w:webHidden/>
              </w:rPr>
              <w:fldChar w:fldCharType="separate"/>
            </w:r>
            <w:r w:rsidR="006958F7">
              <w:rPr>
                <w:noProof/>
                <w:webHidden/>
              </w:rPr>
              <w:t>18</w:t>
            </w:r>
            <w:r w:rsidR="006958F7">
              <w:rPr>
                <w:noProof/>
                <w:webHidden/>
              </w:rPr>
              <w:fldChar w:fldCharType="end"/>
            </w:r>
          </w:hyperlink>
        </w:p>
        <w:p w14:paraId="35E2018F" w14:textId="24D16899" w:rsidR="006958F7" w:rsidRDefault="004142A6">
          <w:pPr>
            <w:pStyle w:val="TOC2"/>
            <w:tabs>
              <w:tab w:val="left" w:pos="1050"/>
              <w:tab w:val="right" w:leader="dot" w:pos="8296"/>
            </w:tabs>
            <w:rPr>
              <w:noProof/>
            </w:rPr>
          </w:pPr>
          <w:hyperlink w:anchor="_Toc62221211" w:history="1">
            <w:r w:rsidR="006958F7" w:rsidRPr="001271A8">
              <w:rPr>
                <w:rStyle w:val="af3"/>
                <w:noProof/>
              </w:rPr>
              <w:t>3.2</w:t>
            </w:r>
            <w:r w:rsidR="006958F7">
              <w:rPr>
                <w:noProof/>
              </w:rPr>
              <w:tab/>
            </w:r>
            <w:r w:rsidR="006958F7" w:rsidRPr="001271A8">
              <w:rPr>
                <w:rStyle w:val="af3"/>
                <w:noProof/>
              </w:rPr>
              <w:t>高文</w:t>
            </w:r>
            <w:r w:rsidR="006958F7">
              <w:rPr>
                <w:noProof/>
                <w:webHidden/>
              </w:rPr>
              <w:tab/>
            </w:r>
            <w:r w:rsidR="006958F7">
              <w:rPr>
                <w:noProof/>
                <w:webHidden/>
              </w:rPr>
              <w:fldChar w:fldCharType="begin"/>
            </w:r>
            <w:r w:rsidR="006958F7">
              <w:rPr>
                <w:noProof/>
                <w:webHidden/>
              </w:rPr>
              <w:instrText xml:space="preserve"> PAGEREF _Toc62221211 \h </w:instrText>
            </w:r>
            <w:r w:rsidR="006958F7">
              <w:rPr>
                <w:noProof/>
                <w:webHidden/>
              </w:rPr>
            </w:r>
            <w:r w:rsidR="006958F7">
              <w:rPr>
                <w:noProof/>
                <w:webHidden/>
              </w:rPr>
              <w:fldChar w:fldCharType="separate"/>
            </w:r>
            <w:r w:rsidR="006958F7">
              <w:rPr>
                <w:noProof/>
                <w:webHidden/>
              </w:rPr>
              <w:t>20</w:t>
            </w:r>
            <w:r w:rsidR="006958F7">
              <w:rPr>
                <w:noProof/>
                <w:webHidden/>
              </w:rPr>
              <w:fldChar w:fldCharType="end"/>
            </w:r>
          </w:hyperlink>
        </w:p>
        <w:p w14:paraId="3A629F05" w14:textId="580BA409" w:rsidR="006958F7" w:rsidRDefault="004142A6">
          <w:pPr>
            <w:pStyle w:val="TOC2"/>
            <w:tabs>
              <w:tab w:val="left" w:pos="1050"/>
              <w:tab w:val="right" w:leader="dot" w:pos="8296"/>
            </w:tabs>
            <w:rPr>
              <w:noProof/>
            </w:rPr>
          </w:pPr>
          <w:hyperlink w:anchor="_Toc62221212" w:history="1">
            <w:r w:rsidR="006958F7" w:rsidRPr="001271A8">
              <w:rPr>
                <w:rStyle w:val="af3"/>
                <w:noProof/>
              </w:rPr>
              <w:t>3.3</w:t>
            </w:r>
            <w:r w:rsidR="006958F7">
              <w:rPr>
                <w:noProof/>
              </w:rPr>
              <w:tab/>
            </w:r>
            <w:r w:rsidR="006958F7" w:rsidRPr="001271A8">
              <w:rPr>
                <w:rStyle w:val="af3"/>
                <w:noProof/>
              </w:rPr>
              <w:t>Olaf Ronneberger</w:t>
            </w:r>
            <w:r w:rsidR="006958F7">
              <w:rPr>
                <w:noProof/>
                <w:webHidden/>
              </w:rPr>
              <w:tab/>
            </w:r>
            <w:r w:rsidR="006958F7">
              <w:rPr>
                <w:noProof/>
                <w:webHidden/>
              </w:rPr>
              <w:fldChar w:fldCharType="begin"/>
            </w:r>
            <w:r w:rsidR="006958F7">
              <w:rPr>
                <w:noProof/>
                <w:webHidden/>
              </w:rPr>
              <w:instrText xml:space="preserve"> PAGEREF _Toc62221212 \h </w:instrText>
            </w:r>
            <w:r w:rsidR="006958F7">
              <w:rPr>
                <w:noProof/>
                <w:webHidden/>
              </w:rPr>
            </w:r>
            <w:r w:rsidR="006958F7">
              <w:rPr>
                <w:noProof/>
                <w:webHidden/>
              </w:rPr>
              <w:fldChar w:fldCharType="separate"/>
            </w:r>
            <w:r w:rsidR="006958F7">
              <w:rPr>
                <w:noProof/>
                <w:webHidden/>
              </w:rPr>
              <w:t>21</w:t>
            </w:r>
            <w:r w:rsidR="006958F7">
              <w:rPr>
                <w:noProof/>
                <w:webHidden/>
              </w:rPr>
              <w:fldChar w:fldCharType="end"/>
            </w:r>
          </w:hyperlink>
        </w:p>
        <w:p w14:paraId="747B5503" w14:textId="7B96363A" w:rsidR="006958F7" w:rsidRDefault="004142A6">
          <w:pPr>
            <w:pStyle w:val="TOC1"/>
            <w:tabs>
              <w:tab w:val="left" w:pos="420"/>
              <w:tab w:val="right" w:leader="dot" w:pos="8296"/>
            </w:tabs>
            <w:rPr>
              <w:noProof/>
            </w:rPr>
          </w:pPr>
          <w:hyperlink w:anchor="_Toc62221213" w:history="1">
            <w:r w:rsidR="006958F7" w:rsidRPr="001271A8">
              <w:rPr>
                <w:rStyle w:val="af3"/>
                <w:noProof/>
              </w:rPr>
              <w:t>4</w:t>
            </w:r>
            <w:r w:rsidR="006958F7">
              <w:rPr>
                <w:noProof/>
              </w:rPr>
              <w:tab/>
            </w:r>
            <w:r w:rsidR="006958F7" w:rsidRPr="001271A8">
              <w:rPr>
                <w:rStyle w:val="af3"/>
                <w:noProof/>
              </w:rPr>
              <w:t>感想总结</w:t>
            </w:r>
            <w:r w:rsidR="006958F7">
              <w:rPr>
                <w:noProof/>
                <w:webHidden/>
              </w:rPr>
              <w:tab/>
            </w:r>
            <w:r w:rsidR="006958F7">
              <w:rPr>
                <w:noProof/>
                <w:webHidden/>
              </w:rPr>
              <w:fldChar w:fldCharType="begin"/>
            </w:r>
            <w:r w:rsidR="006958F7">
              <w:rPr>
                <w:noProof/>
                <w:webHidden/>
              </w:rPr>
              <w:instrText xml:space="preserve"> PAGEREF _Toc62221213 \h </w:instrText>
            </w:r>
            <w:r w:rsidR="006958F7">
              <w:rPr>
                <w:noProof/>
                <w:webHidden/>
              </w:rPr>
            </w:r>
            <w:r w:rsidR="006958F7">
              <w:rPr>
                <w:noProof/>
                <w:webHidden/>
              </w:rPr>
              <w:fldChar w:fldCharType="separate"/>
            </w:r>
            <w:r w:rsidR="006958F7">
              <w:rPr>
                <w:noProof/>
                <w:webHidden/>
              </w:rPr>
              <w:t>24</w:t>
            </w:r>
            <w:r w:rsidR="006958F7">
              <w:rPr>
                <w:noProof/>
                <w:webHidden/>
              </w:rPr>
              <w:fldChar w:fldCharType="end"/>
            </w:r>
          </w:hyperlink>
        </w:p>
        <w:p w14:paraId="3A7937E5" w14:textId="200BB16A" w:rsidR="006958F7" w:rsidRDefault="004142A6">
          <w:pPr>
            <w:pStyle w:val="TOC2"/>
            <w:tabs>
              <w:tab w:val="left" w:pos="1050"/>
              <w:tab w:val="right" w:leader="dot" w:pos="8296"/>
            </w:tabs>
            <w:rPr>
              <w:noProof/>
            </w:rPr>
          </w:pPr>
          <w:hyperlink w:anchor="_Toc62221214" w:history="1">
            <w:r w:rsidR="006958F7" w:rsidRPr="001271A8">
              <w:rPr>
                <w:rStyle w:val="af3"/>
                <w:noProof/>
              </w:rPr>
              <w:t>4.1</w:t>
            </w:r>
            <w:r w:rsidR="006958F7">
              <w:rPr>
                <w:noProof/>
              </w:rPr>
              <w:tab/>
            </w:r>
            <w:r w:rsidR="006958F7" w:rsidRPr="001271A8">
              <w:rPr>
                <w:rStyle w:val="af3"/>
                <w:noProof/>
              </w:rPr>
              <w:t>小组总结</w:t>
            </w:r>
            <w:r w:rsidR="006958F7">
              <w:rPr>
                <w:noProof/>
                <w:webHidden/>
              </w:rPr>
              <w:tab/>
            </w:r>
            <w:r w:rsidR="006958F7">
              <w:rPr>
                <w:noProof/>
                <w:webHidden/>
              </w:rPr>
              <w:fldChar w:fldCharType="begin"/>
            </w:r>
            <w:r w:rsidR="006958F7">
              <w:rPr>
                <w:noProof/>
                <w:webHidden/>
              </w:rPr>
              <w:instrText xml:space="preserve"> PAGEREF _Toc62221214 \h </w:instrText>
            </w:r>
            <w:r w:rsidR="006958F7">
              <w:rPr>
                <w:noProof/>
                <w:webHidden/>
              </w:rPr>
            </w:r>
            <w:r w:rsidR="006958F7">
              <w:rPr>
                <w:noProof/>
                <w:webHidden/>
              </w:rPr>
              <w:fldChar w:fldCharType="separate"/>
            </w:r>
            <w:r w:rsidR="006958F7">
              <w:rPr>
                <w:noProof/>
                <w:webHidden/>
              </w:rPr>
              <w:t>24</w:t>
            </w:r>
            <w:r w:rsidR="006958F7">
              <w:rPr>
                <w:noProof/>
                <w:webHidden/>
              </w:rPr>
              <w:fldChar w:fldCharType="end"/>
            </w:r>
          </w:hyperlink>
        </w:p>
        <w:p w14:paraId="576223EE" w14:textId="16210750" w:rsidR="006958F7" w:rsidRDefault="004142A6">
          <w:pPr>
            <w:pStyle w:val="TOC2"/>
            <w:tabs>
              <w:tab w:val="left" w:pos="1050"/>
              <w:tab w:val="right" w:leader="dot" w:pos="8296"/>
            </w:tabs>
            <w:rPr>
              <w:noProof/>
            </w:rPr>
          </w:pPr>
          <w:hyperlink w:anchor="_Toc62221215" w:history="1">
            <w:r w:rsidR="006958F7" w:rsidRPr="001271A8">
              <w:rPr>
                <w:rStyle w:val="af3"/>
                <w:noProof/>
              </w:rPr>
              <w:t>4.2</w:t>
            </w:r>
            <w:r w:rsidR="006958F7">
              <w:rPr>
                <w:noProof/>
              </w:rPr>
              <w:tab/>
            </w:r>
            <w:r w:rsidR="006958F7" w:rsidRPr="001271A8">
              <w:rPr>
                <w:rStyle w:val="af3"/>
                <w:noProof/>
              </w:rPr>
              <w:t>小组收获与启发</w:t>
            </w:r>
            <w:r w:rsidR="006958F7">
              <w:rPr>
                <w:noProof/>
                <w:webHidden/>
              </w:rPr>
              <w:tab/>
            </w:r>
            <w:r w:rsidR="006958F7">
              <w:rPr>
                <w:noProof/>
                <w:webHidden/>
              </w:rPr>
              <w:fldChar w:fldCharType="begin"/>
            </w:r>
            <w:r w:rsidR="006958F7">
              <w:rPr>
                <w:noProof/>
                <w:webHidden/>
              </w:rPr>
              <w:instrText xml:space="preserve"> PAGEREF _Toc62221215 \h </w:instrText>
            </w:r>
            <w:r w:rsidR="006958F7">
              <w:rPr>
                <w:noProof/>
                <w:webHidden/>
              </w:rPr>
            </w:r>
            <w:r w:rsidR="006958F7">
              <w:rPr>
                <w:noProof/>
                <w:webHidden/>
              </w:rPr>
              <w:fldChar w:fldCharType="separate"/>
            </w:r>
            <w:r w:rsidR="006958F7">
              <w:rPr>
                <w:noProof/>
                <w:webHidden/>
              </w:rPr>
              <w:t>25</w:t>
            </w:r>
            <w:r w:rsidR="006958F7">
              <w:rPr>
                <w:noProof/>
                <w:webHidden/>
              </w:rPr>
              <w:fldChar w:fldCharType="end"/>
            </w:r>
          </w:hyperlink>
        </w:p>
        <w:p w14:paraId="6B095632" w14:textId="2586185B" w:rsidR="006958F7" w:rsidRDefault="004142A6">
          <w:pPr>
            <w:pStyle w:val="TOC2"/>
            <w:tabs>
              <w:tab w:val="left" w:pos="1050"/>
              <w:tab w:val="right" w:leader="dot" w:pos="8296"/>
            </w:tabs>
            <w:rPr>
              <w:noProof/>
            </w:rPr>
          </w:pPr>
          <w:hyperlink w:anchor="_Toc62221216" w:history="1">
            <w:r w:rsidR="006958F7" w:rsidRPr="001271A8">
              <w:rPr>
                <w:rStyle w:val="af3"/>
                <w:noProof/>
              </w:rPr>
              <w:t>4.3</w:t>
            </w:r>
            <w:r w:rsidR="006958F7">
              <w:rPr>
                <w:noProof/>
              </w:rPr>
              <w:tab/>
            </w:r>
            <w:r w:rsidR="006958F7" w:rsidRPr="001271A8">
              <w:rPr>
                <w:rStyle w:val="af3"/>
                <w:noProof/>
              </w:rPr>
              <w:t>孙启楚个人总结</w:t>
            </w:r>
            <w:r w:rsidR="006958F7">
              <w:rPr>
                <w:noProof/>
                <w:webHidden/>
              </w:rPr>
              <w:tab/>
            </w:r>
            <w:r w:rsidR="006958F7">
              <w:rPr>
                <w:noProof/>
                <w:webHidden/>
              </w:rPr>
              <w:fldChar w:fldCharType="begin"/>
            </w:r>
            <w:r w:rsidR="006958F7">
              <w:rPr>
                <w:noProof/>
                <w:webHidden/>
              </w:rPr>
              <w:instrText xml:space="preserve"> PAGEREF _Toc62221216 \h </w:instrText>
            </w:r>
            <w:r w:rsidR="006958F7">
              <w:rPr>
                <w:noProof/>
                <w:webHidden/>
              </w:rPr>
            </w:r>
            <w:r w:rsidR="006958F7">
              <w:rPr>
                <w:noProof/>
                <w:webHidden/>
              </w:rPr>
              <w:fldChar w:fldCharType="separate"/>
            </w:r>
            <w:r w:rsidR="006958F7">
              <w:rPr>
                <w:noProof/>
                <w:webHidden/>
              </w:rPr>
              <w:t>26</w:t>
            </w:r>
            <w:r w:rsidR="006958F7">
              <w:rPr>
                <w:noProof/>
                <w:webHidden/>
              </w:rPr>
              <w:fldChar w:fldCharType="end"/>
            </w:r>
          </w:hyperlink>
        </w:p>
        <w:p w14:paraId="603CBC37" w14:textId="25AB9292" w:rsidR="006958F7" w:rsidRDefault="004142A6">
          <w:pPr>
            <w:pStyle w:val="TOC2"/>
            <w:tabs>
              <w:tab w:val="left" w:pos="1050"/>
              <w:tab w:val="right" w:leader="dot" w:pos="8296"/>
            </w:tabs>
            <w:rPr>
              <w:noProof/>
            </w:rPr>
          </w:pPr>
          <w:hyperlink w:anchor="_Toc62221217" w:history="1">
            <w:r w:rsidR="006958F7" w:rsidRPr="001271A8">
              <w:rPr>
                <w:rStyle w:val="af3"/>
                <w:noProof/>
              </w:rPr>
              <w:t>4.4</w:t>
            </w:r>
            <w:r w:rsidR="006958F7">
              <w:rPr>
                <w:noProof/>
              </w:rPr>
              <w:tab/>
            </w:r>
            <w:r w:rsidR="006958F7" w:rsidRPr="001271A8">
              <w:rPr>
                <w:rStyle w:val="af3"/>
                <w:noProof/>
              </w:rPr>
              <w:t>尹航个人总结</w:t>
            </w:r>
            <w:r w:rsidR="006958F7">
              <w:rPr>
                <w:noProof/>
                <w:webHidden/>
              </w:rPr>
              <w:tab/>
            </w:r>
            <w:r w:rsidR="006958F7">
              <w:rPr>
                <w:noProof/>
                <w:webHidden/>
              </w:rPr>
              <w:fldChar w:fldCharType="begin"/>
            </w:r>
            <w:r w:rsidR="006958F7">
              <w:rPr>
                <w:noProof/>
                <w:webHidden/>
              </w:rPr>
              <w:instrText xml:space="preserve"> PAGEREF _Toc62221217 \h </w:instrText>
            </w:r>
            <w:r w:rsidR="006958F7">
              <w:rPr>
                <w:noProof/>
                <w:webHidden/>
              </w:rPr>
            </w:r>
            <w:r w:rsidR="006958F7">
              <w:rPr>
                <w:noProof/>
                <w:webHidden/>
              </w:rPr>
              <w:fldChar w:fldCharType="separate"/>
            </w:r>
            <w:r w:rsidR="006958F7">
              <w:rPr>
                <w:noProof/>
                <w:webHidden/>
              </w:rPr>
              <w:t>28</w:t>
            </w:r>
            <w:r w:rsidR="006958F7">
              <w:rPr>
                <w:noProof/>
                <w:webHidden/>
              </w:rPr>
              <w:fldChar w:fldCharType="end"/>
            </w:r>
          </w:hyperlink>
        </w:p>
        <w:p w14:paraId="150D7428" w14:textId="13A2F174" w:rsidR="006958F7" w:rsidRDefault="004142A6">
          <w:pPr>
            <w:pStyle w:val="TOC2"/>
            <w:tabs>
              <w:tab w:val="left" w:pos="1050"/>
              <w:tab w:val="right" w:leader="dot" w:pos="8296"/>
            </w:tabs>
            <w:rPr>
              <w:noProof/>
            </w:rPr>
          </w:pPr>
          <w:hyperlink w:anchor="_Toc62221218" w:history="1">
            <w:r w:rsidR="006958F7" w:rsidRPr="001271A8">
              <w:rPr>
                <w:rStyle w:val="af3"/>
                <w:noProof/>
              </w:rPr>
              <w:t>4.5</w:t>
            </w:r>
            <w:r w:rsidR="006958F7">
              <w:rPr>
                <w:noProof/>
              </w:rPr>
              <w:tab/>
            </w:r>
            <w:r w:rsidR="006958F7" w:rsidRPr="001271A8">
              <w:rPr>
                <w:rStyle w:val="af3"/>
                <w:noProof/>
              </w:rPr>
              <w:t>高源鸿个人总结</w:t>
            </w:r>
            <w:r w:rsidR="006958F7">
              <w:rPr>
                <w:noProof/>
                <w:webHidden/>
              </w:rPr>
              <w:tab/>
            </w:r>
            <w:r w:rsidR="006958F7">
              <w:rPr>
                <w:noProof/>
                <w:webHidden/>
              </w:rPr>
              <w:fldChar w:fldCharType="begin"/>
            </w:r>
            <w:r w:rsidR="006958F7">
              <w:rPr>
                <w:noProof/>
                <w:webHidden/>
              </w:rPr>
              <w:instrText xml:space="preserve"> PAGEREF _Toc62221218 \h </w:instrText>
            </w:r>
            <w:r w:rsidR="006958F7">
              <w:rPr>
                <w:noProof/>
                <w:webHidden/>
              </w:rPr>
            </w:r>
            <w:r w:rsidR="006958F7">
              <w:rPr>
                <w:noProof/>
                <w:webHidden/>
              </w:rPr>
              <w:fldChar w:fldCharType="separate"/>
            </w:r>
            <w:r w:rsidR="006958F7">
              <w:rPr>
                <w:noProof/>
                <w:webHidden/>
              </w:rPr>
              <w:t>30</w:t>
            </w:r>
            <w:r w:rsidR="006958F7">
              <w:rPr>
                <w:noProof/>
                <w:webHidden/>
              </w:rPr>
              <w:fldChar w:fldCharType="end"/>
            </w:r>
          </w:hyperlink>
        </w:p>
        <w:p w14:paraId="402DE4C5" w14:textId="7FABB45E" w:rsidR="006958F7" w:rsidRDefault="004142A6">
          <w:pPr>
            <w:pStyle w:val="TOC1"/>
            <w:tabs>
              <w:tab w:val="left" w:pos="420"/>
              <w:tab w:val="right" w:leader="dot" w:pos="8296"/>
            </w:tabs>
            <w:rPr>
              <w:noProof/>
            </w:rPr>
          </w:pPr>
          <w:hyperlink w:anchor="_Toc62221219" w:history="1">
            <w:r w:rsidR="006958F7" w:rsidRPr="001271A8">
              <w:rPr>
                <w:rStyle w:val="af3"/>
                <w:noProof/>
              </w:rPr>
              <w:t>5</w:t>
            </w:r>
            <w:r w:rsidR="006958F7">
              <w:rPr>
                <w:noProof/>
              </w:rPr>
              <w:tab/>
            </w:r>
            <w:r w:rsidR="006958F7" w:rsidRPr="001271A8">
              <w:rPr>
                <w:rStyle w:val="af3"/>
                <w:noProof/>
              </w:rPr>
              <w:t>版本迭代</w:t>
            </w:r>
            <w:r w:rsidR="006958F7">
              <w:rPr>
                <w:noProof/>
                <w:webHidden/>
              </w:rPr>
              <w:tab/>
            </w:r>
            <w:r w:rsidR="006958F7">
              <w:rPr>
                <w:noProof/>
                <w:webHidden/>
              </w:rPr>
              <w:fldChar w:fldCharType="begin"/>
            </w:r>
            <w:r w:rsidR="006958F7">
              <w:rPr>
                <w:noProof/>
                <w:webHidden/>
              </w:rPr>
              <w:instrText xml:space="preserve"> PAGEREF _Toc62221219 \h </w:instrText>
            </w:r>
            <w:r w:rsidR="006958F7">
              <w:rPr>
                <w:noProof/>
                <w:webHidden/>
              </w:rPr>
            </w:r>
            <w:r w:rsidR="006958F7">
              <w:rPr>
                <w:noProof/>
                <w:webHidden/>
              </w:rPr>
              <w:fldChar w:fldCharType="separate"/>
            </w:r>
            <w:r w:rsidR="006958F7">
              <w:rPr>
                <w:noProof/>
                <w:webHidden/>
              </w:rPr>
              <w:t>32</w:t>
            </w:r>
            <w:r w:rsidR="006958F7">
              <w:rPr>
                <w:noProof/>
                <w:webHidden/>
              </w:rPr>
              <w:fldChar w:fldCharType="end"/>
            </w:r>
          </w:hyperlink>
        </w:p>
        <w:p w14:paraId="3BAE22EC" w14:textId="462B8FB3" w:rsidR="006958F7" w:rsidRDefault="004142A6">
          <w:pPr>
            <w:pStyle w:val="TOC2"/>
            <w:tabs>
              <w:tab w:val="left" w:pos="1050"/>
              <w:tab w:val="right" w:leader="dot" w:pos="8296"/>
            </w:tabs>
            <w:rPr>
              <w:noProof/>
            </w:rPr>
          </w:pPr>
          <w:hyperlink w:anchor="_Toc62221220" w:history="1">
            <w:r w:rsidR="006958F7" w:rsidRPr="001271A8">
              <w:rPr>
                <w:rStyle w:val="af3"/>
                <w:noProof/>
              </w:rPr>
              <w:t>5.1</w:t>
            </w:r>
            <w:r w:rsidR="006958F7">
              <w:rPr>
                <w:noProof/>
              </w:rPr>
              <w:tab/>
            </w:r>
            <w:r w:rsidR="006958F7" w:rsidRPr="001271A8">
              <w:rPr>
                <w:rStyle w:val="af3"/>
                <w:noProof/>
              </w:rPr>
              <w:t>第一版</w:t>
            </w:r>
            <w:r w:rsidR="006958F7">
              <w:rPr>
                <w:noProof/>
                <w:webHidden/>
              </w:rPr>
              <w:tab/>
            </w:r>
            <w:r w:rsidR="006958F7">
              <w:rPr>
                <w:noProof/>
                <w:webHidden/>
              </w:rPr>
              <w:fldChar w:fldCharType="begin"/>
            </w:r>
            <w:r w:rsidR="006958F7">
              <w:rPr>
                <w:noProof/>
                <w:webHidden/>
              </w:rPr>
              <w:instrText xml:space="preserve"> PAGEREF _Toc62221220 \h </w:instrText>
            </w:r>
            <w:r w:rsidR="006958F7">
              <w:rPr>
                <w:noProof/>
                <w:webHidden/>
              </w:rPr>
            </w:r>
            <w:r w:rsidR="006958F7">
              <w:rPr>
                <w:noProof/>
                <w:webHidden/>
              </w:rPr>
              <w:fldChar w:fldCharType="separate"/>
            </w:r>
            <w:r w:rsidR="006958F7">
              <w:rPr>
                <w:noProof/>
                <w:webHidden/>
              </w:rPr>
              <w:t>32</w:t>
            </w:r>
            <w:r w:rsidR="006958F7">
              <w:rPr>
                <w:noProof/>
                <w:webHidden/>
              </w:rPr>
              <w:fldChar w:fldCharType="end"/>
            </w:r>
          </w:hyperlink>
        </w:p>
        <w:p w14:paraId="227E8AE8" w14:textId="50806A7B" w:rsidR="006958F7" w:rsidRDefault="004142A6">
          <w:pPr>
            <w:pStyle w:val="TOC2"/>
            <w:tabs>
              <w:tab w:val="left" w:pos="1050"/>
              <w:tab w:val="right" w:leader="dot" w:pos="8296"/>
            </w:tabs>
            <w:rPr>
              <w:noProof/>
            </w:rPr>
          </w:pPr>
          <w:hyperlink w:anchor="_Toc62221221" w:history="1">
            <w:r w:rsidR="006958F7" w:rsidRPr="001271A8">
              <w:rPr>
                <w:rStyle w:val="af3"/>
                <w:noProof/>
              </w:rPr>
              <w:t>5.2</w:t>
            </w:r>
            <w:r w:rsidR="006958F7">
              <w:rPr>
                <w:noProof/>
              </w:rPr>
              <w:tab/>
            </w:r>
            <w:r w:rsidR="006958F7" w:rsidRPr="001271A8">
              <w:rPr>
                <w:rStyle w:val="af3"/>
                <w:noProof/>
              </w:rPr>
              <w:t>第二版</w:t>
            </w:r>
            <w:r w:rsidR="006958F7">
              <w:rPr>
                <w:noProof/>
                <w:webHidden/>
              </w:rPr>
              <w:tab/>
            </w:r>
            <w:r w:rsidR="006958F7">
              <w:rPr>
                <w:noProof/>
                <w:webHidden/>
              </w:rPr>
              <w:fldChar w:fldCharType="begin"/>
            </w:r>
            <w:r w:rsidR="006958F7">
              <w:rPr>
                <w:noProof/>
                <w:webHidden/>
              </w:rPr>
              <w:instrText xml:space="preserve"> PAGEREF _Toc62221221 \h </w:instrText>
            </w:r>
            <w:r w:rsidR="006958F7">
              <w:rPr>
                <w:noProof/>
                <w:webHidden/>
              </w:rPr>
            </w:r>
            <w:r w:rsidR="006958F7">
              <w:rPr>
                <w:noProof/>
                <w:webHidden/>
              </w:rPr>
              <w:fldChar w:fldCharType="separate"/>
            </w:r>
            <w:r w:rsidR="006958F7">
              <w:rPr>
                <w:noProof/>
                <w:webHidden/>
              </w:rPr>
              <w:t>33</w:t>
            </w:r>
            <w:r w:rsidR="006958F7">
              <w:rPr>
                <w:noProof/>
                <w:webHidden/>
              </w:rPr>
              <w:fldChar w:fldCharType="end"/>
            </w:r>
          </w:hyperlink>
        </w:p>
        <w:p w14:paraId="1C6F5A82" w14:textId="6BA3B195" w:rsidR="00D3116D" w:rsidRDefault="00D3116D">
          <w:r>
            <w:rPr>
              <w:b/>
              <w:bCs/>
              <w:lang w:val="zh-CN"/>
            </w:rPr>
            <w:fldChar w:fldCharType="end"/>
          </w:r>
        </w:p>
      </w:sdtContent>
    </w:sdt>
    <w:p w14:paraId="158C377D" w14:textId="77777777" w:rsidR="004853D8" w:rsidRPr="00D3116D" w:rsidRDefault="004853D8">
      <w:pPr>
        <w:jc w:val="center"/>
        <w:rPr>
          <w:rFonts w:ascii="黑体" w:eastAsia="黑体" w:hAnsi="黑体"/>
          <w:color w:val="000000"/>
          <w:sz w:val="32"/>
          <w:szCs w:val="32"/>
        </w:rPr>
      </w:pPr>
    </w:p>
    <w:p w14:paraId="1C90EDBF" w14:textId="77777777" w:rsidR="004853D8" w:rsidRDefault="004853D8">
      <w:pPr>
        <w:jc w:val="center"/>
        <w:rPr>
          <w:rFonts w:ascii="黑体" w:eastAsia="黑体" w:hAnsi="黑体"/>
          <w:color w:val="000000"/>
          <w:sz w:val="32"/>
          <w:szCs w:val="32"/>
        </w:rPr>
      </w:pPr>
    </w:p>
    <w:p w14:paraId="5CC09C34" w14:textId="77777777" w:rsidR="004853D8" w:rsidRDefault="004853D8">
      <w:pPr>
        <w:jc w:val="center"/>
        <w:rPr>
          <w:rFonts w:ascii="黑体" w:eastAsia="黑体" w:hAnsi="黑体"/>
          <w:color w:val="000000"/>
          <w:sz w:val="32"/>
          <w:szCs w:val="32"/>
        </w:rPr>
      </w:pPr>
    </w:p>
    <w:p w14:paraId="6EC84C30" w14:textId="77777777" w:rsidR="004853D8" w:rsidRDefault="004853D8">
      <w:pPr>
        <w:jc w:val="center"/>
        <w:rPr>
          <w:rFonts w:ascii="黑体" w:eastAsia="黑体" w:hAnsi="黑体"/>
          <w:color w:val="000000"/>
          <w:sz w:val="32"/>
          <w:szCs w:val="32"/>
        </w:rPr>
      </w:pPr>
    </w:p>
    <w:p w14:paraId="7B9D5250" w14:textId="77777777" w:rsidR="004853D8" w:rsidRDefault="004853D8">
      <w:pPr>
        <w:jc w:val="center"/>
        <w:rPr>
          <w:rFonts w:ascii="黑体" w:eastAsia="黑体" w:hAnsi="黑体"/>
          <w:color w:val="000000"/>
          <w:sz w:val="32"/>
          <w:szCs w:val="32"/>
        </w:rPr>
      </w:pPr>
    </w:p>
    <w:p w14:paraId="0710D830" w14:textId="77777777" w:rsidR="004853D8" w:rsidRDefault="004853D8">
      <w:pPr>
        <w:jc w:val="center"/>
        <w:rPr>
          <w:rFonts w:ascii="黑体" w:eastAsia="黑体" w:hAnsi="黑体"/>
          <w:color w:val="000000"/>
          <w:sz w:val="32"/>
          <w:szCs w:val="32"/>
        </w:rPr>
      </w:pPr>
    </w:p>
    <w:p w14:paraId="06558CD1" w14:textId="15878A71" w:rsidR="004853D8" w:rsidRDefault="004853D8">
      <w:pPr>
        <w:jc w:val="center"/>
        <w:rPr>
          <w:rFonts w:ascii="黑体" w:eastAsia="黑体" w:hAnsi="黑体"/>
          <w:color w:val="000000"/>
          <w:sz w:val="32"/>
          <w:szCs w:val="32"/>
        </w:rPr>
      </w:pPr>
    </w:p>
    <w:p w14:paraId="0BD6CE32" w14:textId="77777777" w:rsidR="006A2455" w:rsidRDefault="006A2455">
      <w:pPr>
        <w:jc w:val="center"/>
        <w:rPr>
          <w:rFonts w:ascii="黑体" w:eastAsia="黑体" w:hAnsi="黑体"/>
          <w:color w:val="000000"/>
          <w:sz w:val="32"/>
          <w:szCs w:val="32"/>
        </w:rPr>
      </w:pPr>
    </w:p>
    <w:p w14:paraId="3111E063" w14:textId="2173EAFF" w:rsidR="00C45F9B" w:rsidRDefault="00D34F1F">
      <w:pPr>
        <w:jc w:val="center"/>
        <w:rPr>
          <w:rFonts w:ascii="黑体" w:eastAsia="黑体" w:hAnsi="黑体"/>
          <w:color w:val="000000"/>
          <w:sz w:val="32"/>
          <w:szCs w:val="32"/>
        </w:rPr>
      </w:pPr>
      <w:r>
        <w:rPr>
          <w:rFonts w:ascii="黑体" w:eastAsia="黑体" w:hAnsi="黑体"/>
          <w:color w:val="000000"/>
          <w:sz w:val="32"/>
          <w:szCs w:val="32"/>
        </w:rPr>
        <w:lastRenderedPageBreak/>
        <w:t>引言</w:t>
      </w:r>
    </w:p>
    <w:p w14:paraId="15DA022B" w14:textId="642C9C0F" w:rsidR="00C45F9B" w:rsidRDefault="00D34F1F" w:rsidP="004F3429">
      <w:pPr>
        <w:pStyle w:val="ab"/>
        <w:rPr>
          <w:shd w:val="clear" w:color="auto" w:fill="FFFFFF"/>
        </w:rPr>
      </w:pPr>
      <w:r>
        <w:rPr>
          <w:shd w:val="clear" w:color="auto" w:fill="FFFFFF"/>
        </w:rPr>
        <w:t>图像分割是计算机视觉研究中的一个经典难题，已经成为图像理解</w:t>
      </w:r>
      <w:r w:rsidR="001C778C">
        <w:rPr>
          <w:rFonts w:hint="eastAsia"/>
          <w:shd w:val="clear" w:color="auto" w:fill="FFFFFF"/>
        </w:rPr>
        <w:t>领域中人们</w:t>
      </w:r>
      <w:r>
        <w:rPr>
          <w:shd w:val="clear" w:color="auto" w:fill="FFFFFF"/>
        </w:rPr>
        <w:t>关注的一个热点</w:t>
      </w:r>
      <w:r w:rsidR="001C778C">
        <w:rPr>
          <w:rFonts w:hint="eastAsia"/>
          <w:shd w:val="clear" w:color="auto" w:fill="FFFFFF"/>
        </w:rPr>
        <w:t>。而</w:t>
      </w:r>
      <w:r>
        <w:rPr>
          <w:shd w:val="clear" w:color="auto" w:fill="FFFFFF"/>
        </w:rPr>
        <w:t>图像分割</w:t>
      </w:r>
      <w:r w:rsidR="001C778C">
        <w:rPr>
          <w:rFonts w:hint="eastAsia"/>
          <w:shd w:val="clear" w:color="auto" w:fill="FFFFFF"/>
        </w:rPr>
        <w:t>正</w:t>
      </w:r>
      <w:r>
        <w:rPr>
          <w:shd w:val="clear" w:color="auto" w:fill="FFFFFF"/>
        </w:rPr>
        <w:t>是图像分析的第一步，是计算机视觉的基础，是图像理解的重要组成部分，同时也是图像处理中最困难的问题之一。所谓图像分割是指根据灰度、彩色、空间纹理、几何形状等特征把图像划分成若干个互不相交的区域，使得这些特征在同一区域内表现出一致性或相似性，而在不同区域间表现出明显的不同。简单的说就是在一副图像中，把目标从背景中分离出来。对于灰度图像来说，区域内部的像素一般具有灰度相似性，而在区域的边界上一般具有灰度不连续性。</w:t>
      </w:r>
    </w:p>
    <w:p w14:paraId="6791FB0B" w14:textId="4BD0873E" w:rsidR="00C45F9B" w:rsidRDefault="00D34F1F" w:rsidP="004F3429">
      <w:pPr>
        <w:pStyle w:val="ab"/>
      </w:pPr>
      <w:r>
        <w:rPr>
          <w:shd w:val="clear" w:color="auto" w:fill="FFFFFF"/>
        </w:rPr>
        <w:t>由于问题本身的重要性和困难性，从</w:t>
      </w:r>
      <w:r>
        <w:rPr>
          <w:shd w:val="clear" w:color="auto" w:fill="FFFFFF"/>
        </w:rPr>
        <w:t>20</w:t>
      </w:r>
      <w:r>
        <w:rPr>
          <w:shd w:val="clear" w:color="auto" w:fill="FFFFFF"/>
        </w:rPr>
        <w:t>世纪</w:t>
      </w:r>
      <w:r>
        <w:rPr>
          <w:shd w:val="clear" w:color="auto" w:fill="FFFFFF"/>
        </w:rPr>
        <w:t>70</w:t>
      </w:r>
      <w:r>
        <w:rPr>
          <w:shd w:val="clear" w:color="auto" w:fill="FFFFFF"/>
        </w:rPr>
        <w:t>年代起，图像分割问题就吸引了很多人员研究，并为之付出了巨大的努力。虽然到目前为止，还不存在一个通用的完美的图像分割的方法，但是对于图像分割的一般性规律则基本上已经达成的共识，已经产生了相当多的研究成果和方法。</w:t>
      </w:r>
    </w:p>
    <w:p w14:paraId="6658C383" w14:textId="77777777" w:rsidR="00C45F9B" w:rsidRDefault="00D34F1F" w:rsidP="004F3429">
      <w:pPr>
        <w:pStyle w:val="ab"/>
        <w:rPr>
          <w:shd w:val="clear" w:color="auto" w:fill="FFFFFF"/>
        </w:rPr>
      </w:pPr>
      <w:r>
        <w:rPr>
          <w:shd w:val="clear" w:color="auto" w:fill="FFFFFF"/>
        </w:rPr>
        <w:t>本文首先对图像分割算法及其在日常生活中的应用进行科普性质的介绍，并就其与随机过程中的两个重要概念</w:t>
      </w:r>
      <w:r>
        <w:rPr>
          <w:shd w:val="clear" w:color="auto" w:fill="FFFFFF"/>
        </w:rPr>
        <w:t>——</w:t>
      </w:r>
      <w:r>
        <w:rPr>
          <w:shd w:val="clear" w:color="auto" w:fill="FFFFFF"/>
        </w:rPr>
        <w:t>马尔科夫随机场和马尔科夫链之间的关系进行探讨。本文重点在于通过总结图像分割理论及算法发展历史上的几个关键节点及关键人物，来揭示推动发展的内在动力，并总结出其对于当代大学生日常学习生活的重要启示，同时也对目前正在使用的各种图像分割方法进行了一定的归纳总结。</w:t>
      </w:r>
    </w:p>
    <w:p w14:paraId="60622BA5" w14:textId="5759E653" w:rsidR="00C45F9B" w:rsidRPr="004F3429" w:rsidRDefault="00D34F1F" w:rsidP="004F3429">
      <w:pPr>
        <w:pStyle w:val="1"/>
      </w:pPr>
      <w:bookmarkStart w:id="33" w:name="_Toc62221196"/>
      <w:r w:rsidRPr="004F3429">
        <w:t>图像分割技术</w:t>
      </w:r>
      <w:bookmarkEnd w:id="33"/>
    </w:p>
    <w:p w14:paraId="31313029" w14:textId="23715C68" w:rsidR="00C45F9B" w:rsidRPr="004F3429" w:rsidRDefault="00D34F1F" w:rsidP="004F3429">
      <w:pPr>
        <w:pStyle w:val="2"/>
      </w:pPr>
      <w:bookmarkStart w:id="34" w:name="_Toc62221197"/>
      <w:r w:rsidRPr="004F3429">
        <w:t>图像分割技术简介</w:t>
      </w:r>
      <w:bookmarkEnd w:id="34"/>
    </w:p>
    <w:p w14:paraId="471158DB" w14:textId="77777777" w:rsidR="00C45F9B" w:rsidRDefault="00D34F1F" w:rsidP="004F3429">
      <w:pPr>
        <w:pStyle w:val="ab"/>
      </w:pPr>
      <w:r>
        <w:t>在处理随机信号的过程中，我们往往首先将信号采样得到有效数据，再进一步通过信号的规律，如随机过程的统计规律和可以化为不同三角级数叠加的频率特性等，进行预处理，而后才能将有限的采样数据在综合域分析，利用多种手段得到信号中的有效信息。将信号处理技术类比到图像处理技术，图像就是对一个客观事物的二维反映，其每一个像素点对应信号处理的采样点。每一个像素点包含的信息确实是有限的，但将各像素点在整个图像的分布中综合考虑，可以发现各个像素点的分布规律具有潜在的关联。对应于随机信号的频域分析等手段，图</w:t>
      </w:r>
      <w:r>
        <w:lastRenderedPageBreak/>
        <w:t>像处理技术也应具备相应的预处理手段，而目前最直观的，也是</w:t>
      </w:r>
      <w:proofErr w:type="gramStart"/>
      <w:r>
        <w:t>最</w:t>
      </w:r>
      <w:proofErr w:type="gramEnd"/>
      <w:r>
        <w:t>基础的手段，就是将获得的像素点集，依据各像素点的分布规律，定性的分为聚类或划分边界，这就引出了图像分割技术。</w:t>
      </w:r>
    </w:p>
    <w:p w14:paraId="7F8A99BA" w14:textId="77777777" w:rsidR="00C45F9B" w:rsidRDefault="00D34F1F" w:rsidP="004F3429">
      <w:pPr>
        <w:pStyle w:val="ab"/>
      </w:pPr>
      <w:r>
        <w:t>从概念的角度来总结，图像分割就是指将图像分成若干具有相似性质的区域的过程，从数学角度来看，则是将图像划分成互不相交的区域。图像分割将图像中有意义的特征部分提取出来，其有意义的特征有图像中的边缘、区域等，这是进一步进行图像识别、分析和理解的基础。虽然目前已研究出不少边缘提取、区域分割的方法，但还没有一种普遍适用于各种图像的有效方式。因此，对图像分割的研究还在不断深入之中，是目前图像处理中研究的热点之一。</w:t>
      </w:r>
    </w:p>
    <w:p w14:paraId="0338826A" w14:textId="4D7880C9" w:rsidR="00C45F9B" w:rsidRDefault="00D34F1F" w:rsidP="004F3429">
      <w:pPr>
        <w:pStyle w:val="2"/>
      </w:pPr>
      <w:bookmarkStart w:id="35" w:name="_Toc62221198"/>
      <w:r>
        <w:t>图像分割技术的应用</w:t>
      </w:r>
      <w:bookmarkEnd w:id="35"/>
    </w:p>
    <w:p w14:paraId="29EFCA24" w14:textId="49652EFC" w:rsidR="00C45F9B" w:rsidRDefault="00D34F1F" w:rsidP="004F3429">
      <w:pPr>
        <w:pStyle w:val="ab"/>
        <w:rPr>
          <w:rFonts w:ascii="宋体" w:hAnsi="宋体"/>
        </w:rPr>
      </w:pPr>
      <w:r>
        <w:t>在我们观察物体时，总是先看到物体的主体或关键部分，摄影中常常对背景进行虚化处理，都是提取图像中的关键特征、对图像进行识别的方法。图像分割在目前飞速发展的数字图像处理技术中，对图像的有效识别具有重要意义，因为后续利用计算机对图像进行一系列的处理都建立在正确的图像识别的基础上。本文中所要介绍的图像分割即是图像识别和计算机视觉之中至关重要的预处理，没有正确的分割就不可能有正确的识别。</w:t>
      </w:r>
    </w:p>
    <w:p w14:paraId="4F3BB944" w14:textId="77777777" w:rsidR="00C45F9B" w:rsidRDefault="00D34F1F" w:rsidP="004F3429">
      <w:pPr>
        <w:pStyle w:val="ae"/>
        <w:rPr>
          <w:rFonts w:ascii="宋体" w:eastAsia="宋体" w:hAnsi="宋体"/>
          <w:sz w:val="24"/>
          <w:szCs w:val="24"/>
        </w:rPr>
      </w:pPr>
      <w:r>
        <w:drawing>
          <wp:inline distT="0" distB="0" distL="0" distR="0" wp14:anchorId="13531390" wp14:editId="7522354E">
            <wp:extent cx="4143375" cy="20478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3375" cy="2047875"/>
                    </a:xfrm>
                    <a:prstGeom prst="rect">
                      <a:avLst/>
                    </a:prstGeom>
                  </pic:spPr>
                </pic:pic>
              </a:graphicData>
            </a:graphic>
          </wp:inline>
        </w:drawing>
      </w:r>
    </w:p>
    <w:p w14:paraId="413F3427" w14:textId="15AB0F27" w:rsidR="00C45F9B" w:rsidRPr="004F3429" w:rsidRDefault="00D34F1F" w:rsidP="004F3429">
      <w:pPr>
        <w:pStyle w:val="a"/>
      </w:pPr>
      <w:r w:rsidRPr="004F3429">
        <w:t>图像分割示例</w:t>
      </w:r>
    </w:p>
    <w:p w14:paraId="30C09CD4" w14:textId="77777777" w:rsidR="00C45F9B" w:rsidRDefault="00D34F1F" w:rsidP="004F3429">
      <w:pPr>
        <w:pStyle w:val="ab"/>
      </w:pPr>
      <w:r>
        <w:t>近些年来，随着深度学习技术的逐步深入，图像分割技术有了突飞猛进的发展，该技术相关的场景物体分割、人体</w:t>
      </w:r>
      <w:proofErr w:type="gramStart"/>
      <w:r>
        <w:t>前背景</w:t>
      </w:r>
      <w:proofErr w:type="gramEnd"/>
      <w:r>
        <w:t>分割、人脸人体</w:t>
      </w:r>
      <w:r>
        <w:t>Parsing</w:t>
      </w:r>
      <w:r>
        <w:t>、三维重建等技术已经在无人驾驶、增强现实、安防监控等行业都得到广泛的应用。在通信领域中，图像分割技术对可视电话等活动图像的传输也很重要，设备需要把图像中活动部分与静止的背景分开，还需把活动部分中位移量不同的区域分开。利用</w:t>
      </w:r>
      <w:r>
        <w:lastRenderedPageBreak/>
        <w:t>图像分割技术，对不同运动量的区域用不同的编码传输，可有效降低传输所需的码率。</w:t>
      </w:r>
    </w:p>
    <w:p w14:paraId="684D30A1" w14:textId="0632643A" w:rsidR="00C45F9B" w:rsidRDefault="00D34F1F" w:rsidP="004F3429">
      <w:pPr>
        <w:pStyle w:val="1"/>
      </w:pPr>
      <w:bookmarkStart w:id="36" w:name="_Toc62221199"/>
      <w:r>
        <w:t>图像分割与随机过程之间联系</w:t>
      </w:r>
      <w:bookmarkEnd w:id="36"/>
    </w:p>
    <w:p w14:paraId="744F727E" w14:textId="55BF0A7A" w:rsidR="00C45F9B" w:rsidRDefault="00D34F1F" w:rsidP="004F3429">
      <w:pPr>
        <w:pStyle w:val="2"/>
      </w:pPr>
      <w:bookmarkStart w:id="37" w:name="_Toc62221200"/>
      <w:r>
        <w:t>马尔科夫随机场和马尔科夫链</w:t>
      </w:r>
      <w:bookmarkEnd w:id="37"/>
    </w:p>
    <w:p w14:paraId="26E83C18" w14:textId="7FF6EDDB" w:rsidR="00C45F9B" w:rsidRDefault="00D34F1F" w:rsidP="004F3429">
      <w:pPr>
        <w:pStyle w:val="ab"/>
      </w:pPr>
      <w:r>
        <w:t>我们需要寻找一种方法来反映图像的基本规律，在此引入了一个重要的数学模型，即概率无向图模型，也称</w:t>
      </w:r>
      <w:r w:rsidR="00D3116D">
        <w:t>马尔科夫</w:t>
      </w:r>
      <w:r>
        <w:t>随机场模型。这同样是图像分割技术的理论基础，为了能够深入理解图像分割技术以及不同算法的关联性，首先介绍随机过程中的一类重要概念</w:t>
      </w:r>
      <w:r>
        <w:t>——</w:t>
      </w:r>
      <w:r>
        <w:t>马尔科夫链和</w:t>
      </w:r>
      <w:r w:rsidR="00D3116D">
        <w:t>马尔科夫</w:t>
      </w:r>
      <w:r>
        <w:t>随机场。</w:t>
      </w:r>
    </w:p>
    <w:p w14:paraId="365622FC" w14:textId="38722073" w:rsidR="00C45F9B" w:rsidRDefault="00D34F1F" w:rsidP="004F3429">
      <w:pPr>
        <w:pStyle w:val="ab"/>
      </w:pPr>
      <w:r>
        <w:t>人们在实际中常遇到具有下述特性的随机过程：在已知它目前的状态</w:t>
      </w:r>
      <w:r>
        <w:t>(</w:t>
      </w:r>
      <w:r>
        <w:t>现在</w:t>
      </w:r>
      <w:r>
        <w:t>)</w:t>
      </w:r>
      <w:r>
        <w:t>的条件下，它未来的演变（将来）不依赖于它以往的演变（过去）。这种已知</w:t>
      </w:r>
      <w:r>
        <w:t>“</w:t>
      </w:r>
      <w:r>
        <w:t>现在</w:t>
      </w:r>
      <w:r>
        <w:t>”</w:t>
      </w:r>
      <w:r>
        <w:t>的条件下，</w:t>
      </w:r>
      <w:r>
        <w:t>“</w:t>
      </w:r>
      <w:r>
        <w:t>将来</w:t>
      </w:r>
      <w:r>
        <w:t>”</w:t>
      </w:r>
      <w:r>
        <w:t>与</w:t>
      </w:r>
      <w:r>
        <w:t>“</w:t>
      </w:r>
      <w:r>
        <w:t>过去</w:t>
      </w:r>
      <w:r>
        <w:t>”</w:t>
      </w:r>
      <w:r>
        <w:t>独立的特性称为</w:t>
      </w:r>
      <w:r w:rsidR="00D3116D">
        <w:t>马尔科夫</w:t>
      </w:r>
      <w:r>
        <w:t>性，具有这种性质的随机过程叫做</w:t>
      </w:r>
      <w:r w:rsidR="00D3116D">
        <w:t>马尔科夫</w:t>
      </w:r>
      <w:r>
        <w:t>过程。液体中微粒所作的布朗运动，传染病受感染的人数，原子核中自由电子在电子层中的跳跃，人口增长过程等等都可视为</w:t>
      </w:r>
      <w:r w:rsidR="00D3116D">
        <w:t>马尔科夫</w:t>
      </w:r>
      <w:r>
        <w:t>过程。还有些过程（例如某些遗传过程）在一定条件下可以用</w:t>
      </w:r>
      <w:r w:rsidR="00D3116D">
        <w:t>马尔科夫</w:t>
      </w:r>
      <w:r>
        <w:t>过程来近似。</w:t>
      </w:r>
    </w:p>
    <w:p w14:paraId="2188F537" w14:textId="04D3A0DC" w:rsidR="00C45F9B" w:rsidRDefault="00D3116D" w:rsidP="004F3429">
      <w:pPr>
        <w:pStyle w:val="ab"/>
      </w:pPr>
      <w:r>
        <w:t>马尔科夫</w:t>
      </w:r>
      <w:r w:rsidR="00D34F1F">
        <w:t>链由俄国数学家</w:t>
      </w:r>
      <w:r w:rsidR="00D34F1F">
        <w:t>A.A.</w:t>
      </w:r>
      <w:r>
        <w:t>马尔科夫</w:t>
      </w:r>
      <w:r w:rsidR="00D34F1F">
        <w:t>于</w:t>
      </w:r>
      <w:r w:rsidR="00D34F1F">
        <w:t>1907</w:t>
      </w:r>
      <w:r w:rsidR="00D34F1F">
        <w:t>年提出，是一组具有</w:t>
      </w:r>
      <w:r>
        <w:t>马尔科夫</w:t>
      </w:r>
      <w:r w:rsidR="00D34F1F">
        <w:t>性质的离散随机变量的集合。具体地，对概率空间</w:t>
      </w:r>
      <w:r w:rsidR="00D34F1F">
        <w:rPr>
          <w:rFonts w:ascii="微软雅黑" w:eastAsia="微软雅黑" w:hAnsi="微软雅黑"/>
          <w:noProof/>
          <w:szCs w:val="21"/>
        </w:rPr>
        <w:drawing>
          <wp:inline distT="0" distB="0" distL="0" distR="0" wp14:anchorId="3C63E1CE" wp14:editId="5EDA6809">
            <wp:extent cx="685800" cy="2762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2"/>
                    <a:stretch>
                      <a:fillRect/>
                    </a:stretch>
                  </pic:blipFill>
                  <pic:spPr>
                    <a:xfrm>
                      <a:off x="0" y="0"/>
                      <a:ext cx="685800" cy="276225"/>
                    </a:xfrm>
                    <a:prstGeom prst="rect">
                      <a:avLst/>
                    </a:prstGeom>
                  </pic:spPr>
                </pic:pic>
              </a:graphicData>
            </a:graphic>
          </wp:inline>
        </w:drawing>
      </w:r>
      <w:r w:rsidR="00D34F1F">
        <w:t>内以一维可数集为指数集的随机变量集合</w:t>
      </w:r>
      <w:r w:rsidR="00D34F1F">
        <w:rPr>
          <w:rFonts w:ascii="微软雅黑" w:eastAsia="微软雅黑" w:hAnsi="微软雅黑"/>
          <w:noProof/>
          <w:szCs w:val="21"/>
        </w:rPr>
        <w:drawing>
          <wp:inline distT="0" distB="0" distL="0" distR="0" wp14:anchorId="7BD6170E" wp14:editId="5F3F629B">
            <wp:extent cx="1362075" cy="2762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3"/>
                    <a:stretch>
                      <a:fillRect/>
                    </a:stretch>
                  </pic:blipFill>
                  <pic:spPr>
                    <a:xfrm>
                      <a:off x="0" y="0"/>
                      <a:ext cx="1362075" cy="276225"/>
                    </a:xfrm>
                    <a:prstGeom prst="rect">
                      <a:avLst/>
                    </a:prstGeom>
                  </pic:spPr>
                </pic:pic>
              </a:graphicData>
            </a:graphic>
          </wp:inline>
        </w:drawing>
      </w:r>
      <w:r w:rsidR="00D34F1F">
        <w:t> </w:t>
      </w:r>
      <w:r w:rsidR="00D34F1F">
        <w:t>，若随机变量的取值都在可数集内</w:t>
      </w:r>
      <w:r w:rsidR="00D34F1F">
        <w:rPr>
          <w:rFonts w:ascii="微软雅黑" w:eastAsia="微软雅黑" w:hAnsi="微软雅黑"/>
          <w:noProof/>
          <w:szCs w:val="21"/>
        </w:rPr>
        <w:drawing>
          <wp:inline distT="0" distB="0" distL="0" distR="0" wp14:anchorId="1DB6AB27" wp14:editId="03D0BEA7">
            <wp:extent cx="1123950" cy="2762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4"/>
                    <a:stretch>
                      <a:fillRect/>
                    </a:stretch>
                  </pic:blipFill>
                  <pic:spPr>
                    <a:xfrm>
                      <a:off x="0" y="0"/>
                      <a:ext cx="1123950" cy="276225"/>
                    </a:xfrm>
                    <a:prstGeom prst="rect">
                      <a:avLst/>
                    </a:prstGeom>
                  </pic:spPr>
                </pic:pic>
              </a:graphicData>
            </a:graphic>
          </wp:inline>
        </w:drawing>
      </w:r>
      <w:r w:rsidR="00D34F1F">
        <w:t> </w:t>
      </w:r>
      <w:r w:rsidR="00D34F1F">
        <w:t>，且随机变量的条件概率满足</w:t>
      </w:r>
      <w:r w:rsidR="00D34F1F">
        <w:rPr>
          <w:rFonts w:ascii="微软雅黑" w:eastAsia="微软雅黑" w:hAnsi="微软雅黑"/>
          <w:noProof/>
          <w:szCs w:val="21"/>
        </w:rPr>
        <w:drawing>
          <wp:inline distT="0" distB="0" distL="0" distR="0" wp14:anchorId="7A2ECB14" wp14:editId="7031CA3B">
            <wp:extent cx="2676525" cy="3238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5"/>
                    <a:stretch>
                      <a:fillRect/>
                    </a:stretch>
                  </pic:blipFill>
                  <pic:spPr>
                    <a:xfrm>
                      <a:off x="0" y="0"/>
                      <a:ext cx="2676525" cy="323850"/>
                    </a:xfrm>
                    <a:prstGeom prst="rect">
                      <a:avLst/>
                    </a:prstGeom>
                  </pic:spPr>
                </pic:pic>
              </a:graphicData>
            </a:graphic>
          </wp:inline>
        </w:drawing>
      </w:r>
      <w:r w:rsidR="00D34F1F">
        <w:t>，则</w:t>
      </w:r>
      <w:r w:rsidR="00D34F1F">
        <w:t>X</w:t>
      </w:r>
      <w:r w:rsidR="00D34F1F">
        <w:t>被称为</w:t>
      </w:r>
      <w:r>
        <w:t>马尔科夫</w:t>
      </w:r>
      <w:r w:rsidR="00D34F1F">
        <w:t>链，可数集</w:t>
      </w:r>
      <w:r w:rsidR="00D34F1F">
        <w:rPr>
          <w:rFonts w:ascii="微软雅黑" w:eastAsia="微软雅黑" w:hAnsi="微软雅黑"/>
          <w:noProof/>
          <w:szCs w:val="21"/>
        </w:rPr>
        <w:drawing>
          <wp:inline distT="0" distB="0" distL="0" distR="0" wp14:anchorId="41281EF6" wp14:editId="3B38A201">
            <wp:extent cx="457200" cy="2762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6"/>
                    <a:stretch>
                      <a:fillRect/>
                    </a:stretch>
                  </pic:blipFill>
                  <pic:spPr>
                    <a:xfrm>
                      <a:off x="0" y="0"/>
                      <a:ext cx="457200" cy="276225"/>
                    </a:xfrm>
                    <a:prstGeom prst="rect">
                      <a:avLst/>
                    </a:prstGeom>
                  </pic:spPr>
                </pic:pic>
              </a:graphicData>
            </a:graphic>
          </wp:inline>
        </w:drawing>
      </w:r>
      <w:r w:rsidR="00D34F1F">
        <w:t>被称为状态空间，</w:t>
      </w:r>
      <w:r>
        <w:t>马尔科夫</w:t>
      </w:r>
      <w:r w:rsidR="00D34F1F">
        <w:t>链在状态空间内的取值则称为状态。</w:t>
      </w:r>
    </w:p>
    <w:p w14:paraId="1E340664" w14:textId="601821CE" w:rsidR="00C45F9B" w:rsidRDefault="00D3116D" w:rsidP="004F3429">
      <w:pPr>
        <w:pStyle w:val="ab"/>
      </w:pPr>
      <w:r>
        <w:t>马尔科夫</w:t>
      </w:r>
      <w:r w:rsidR="00D34F1F">
        <w:t>链可被应用于蒙特卡罗方法中，形成</w:t>
      </w:r>
      <w:r>
        <w:t>马尔科夫</w:t>
      </w:r>
      <w:r w:rsidR="00D34F1F">
        <w:t>链蒙特卡罗，也被用于动力系统、化学反应、排队论、市场行为和信息检索的数学建模。此外作为结构最简单的马尔科夫模型，一些机器学习算法，例如</w:t>
      </w:r>
      <w:proofErr w:type="gramStart"/>
      <w:r w:rsidR="00D34F1F">
        <w:t>隐</w:t>
      </w:r>
      <w:proofErr w:type="gramEnd"/>
      <w:r w:rsidR="00D34F1F">
        <w:t>马尔科夫模型、马尔科夫随机场和马尔科夫决策模型均以</w:t>
      </w:r>
      <w:r>
        <w:t>马尔科夫</w:t>
      </w:r>
      <w:r w:rsidR="00D34F1F">
        <w:t>链为理论基础。</w:t>
      </w:r>
    </w:p>
    <w:p w14:paraId="4CE5E1C6" w14:textId="77777777" w:rsidR="00C45F9B" w:rsidRDefault="00D34F1F" w:rsidP="004F3429">
      <w:pPr>
        <w:pStyle w:val="ab"/>
      </w:pPr>
      <w:r>
        <w:t>当给每一个位置中按照某种分布随机赋予相空间的一个值之后，其全体就叫做随机场，而马尔科夫随机场则是一类具有马尔科夫性的随机场。马尔科夫随机场又被称为概率无向图模型，或者马尔科夫网络，它是一类无向图模型，也即两</w:t>
      </w:r>
      <w:r>
        <w:lastRenderedPageBreak/>
        <w:t>个点之间并没有明确的前后以及方向关系。虽然两个点之前存在相互作用，但是这个作用仅仅在附近的点与点之间，与更远处的点或者最前面的点并没有任何关系。马尔科夫随机场可以很好地描述空间连续性</w:t>
      </w:r>
      <w:r>
        <w:t>,</w:t>
      </w:r>
      <w:r>
        <w:t>被广泛地应用于图像处理、纹理迁移等机器学习图像处理方法中。</w:t>
      </w:r>
    </w:p>
    <w:p w14:paraId="2A1352A8" w14:textId="3F3A15FD" w:rsidR="00C45F9B" w:rsidRDefault="00D34F1F" w:rsidP="004F3429">
      <w:pPr>
        <w:pStyle w:val="2"/>
      </w:pPr>
      <w:bookmarkStart w:id="38" w:name="_Toc62221201"/>
      <w:r>
        <w:t>图像分割问题的处理思路</w:t>
      </w:r>
      <w:bookmarkEnd w:id="38"/>
    </w:p>
    <w:p w14:paraId="4256B5D2" w14:textId="77777777" w:rsidR="00C45F9B" w:rsidRDefault="00D34F1F" w:rsidP="004F3429">
      <w:pPr>
        <w:pStyle w:val="ab"/>
      </w:pPr>
      <w:r>
        <w:t>数字图像的本质是用工业相机、摄像机、扫描仪等设备经过拍摄得到的一个大的二维矩阵，该矩阵的元素称为像素，其值称为灰度值。因此对于数字图像的一系列处理在数学上就可抽象为对矩阵中的元素进行运算与变换。图像处理技术一般包括图像压缩，图像增强和复原，图像匹配、描述和识别三大部分，而图像分割则正是属于图像匹配、描述和识别的范畴。</w:t>
      </w:r>
    </w:p>
    <w:p w14:paraId="138A1B60" w14:textId="77777777" w:rsidR="00C45F9B" w:rsidRDefault="00D34F1F" w:rsidP="004F3429">
      <w:pPr>
        <w:pStyle w:val="ab"/>
      </w:pPr>
      <w:r>
        <w:t>从数学角度来看，图像是一个典型的马尔科夫随机场。在图像中每个点都可能会和周围的点有所牵连，但是和远处的点或者初始点没有关系，离这个点越近对这个点的影响也就越大。基于这一点，我们即可建立起图像分割与随机过程之间的联系。图像处理问题即为一种基于随机过程中的马尔科夫随机场和马尔科夫链的数学问题，其中图像分割问题本质上就是一种基于局部区域的分割方法。根据统计决策和估计理论中的最优化准则即可确定分割问题的目标函数，求解满足这些约束条件下的最大可能分布，就可以将分割问题转化为优化问题。以基于神经网络的分割方法为例，它的基本思想就是通过训练多层感知机来得到线性决策函数，然后用决策函数对像素进行分类来达到分割的目的。</w:t>
      </w:r>
    </w:p>
    <w:p w14:paraId="3448DC6F" w14:textId="6A2ED947" w:rsidR="00C45F9B" w:rsidRDefault="004853D8" w:rsidP="004F3429">
      <w:pPr>
        <w:pStyle w:val="ab"/>
      </w:pPr>
      <w:r>
        <w:rPr>
          <w:rFonts w:ascii="Arial" w:hAnsi="Arial" w:cs="Arial"/>
          <w:color w:val="333333"/>
          <w:szCs w:val="21"/>
          <w:shd w:val="clear" w:color="auto" w:fill="FFFFFF"/>
        </w:rPr>
        <w:t>图像分割是图像识别和计算机视觉至关重要的预处理。没有正确的分割就不可能有正确的识别。</w:t>
      </w:r>
      <w:r w:rsidR="00D34F1F">
        <w:t>迄今为止进行分割仅有的依据是图像中像素的亮度及颜色，这就导致了由计算机自动处理分割时将会遇到各种困难。例如，光照不均匀、噪声、图像中存在不清晰的部分以及阴影等因素常常会引发分割错误。因此</w:t>
      </w:r>
      <w:r>
        <w:t>图像信息的不确定性是图像分割面临的主要问题之一</w:t>
      </w:r>
      <w:r>
        <w:rPr>
          <w:rFonts w:hint="eastAsia"/>
        </w:rPr>
        <w:t>，</w:t>
      </w:r>
      <w:r w:rsidR="00D34F1F">
        <w:t>图像分割及其所应用的数学原理需要得到进一步的研究。</w:t>
      </w:r>
      <w:r>
        <w:t>对于不同的分割对象，通常有不同的分割方法。</w:t>
      </w:r>
      <w:r w:rsidR="00D34F1F">
        <w:t>人们希望引入一些人为的知识导向和人工智能的方法，以纠正某些分割中的错误，得到更加理想的分割效果。</w:t>
      </w:r>
    </w:p>
    <w:p w14:paraId="792C2417" w14:textId="77777777" w:rsidR="005C3EC2" w:rsidRPr="00A6710A" w:rsidRDefault="005C3EC2" w:rsidP="005C3EC2">
      <w:pPr>
        <w:pStyle w:val="2"/>
      </w:pPr>
      <w:bookmarkStart w:id="39" w:name="_Toc62212714"/>
      <w:bookmarkStart w:id="40" w:name="_Toc62221202"/>
      <w:r w:rsidRPr="00A6710A">
        <w:rPr>
          <w:rFonts w:hint="eastAsia"/>
        </w:rPr>
        <w:t>图像分割技术的发展</w:t>
      </w:r>
      <w:r>
        <w:rPr>
          <w:rFonts w:hint="eastAsia"/>
        </w:rPr>
        <w:t>与随机过程理论的应用</w:t>
      </w:r>
      <w:bookmarkEnd w:id="39"/>
      <w:bookmarkEnd w:id="40"/>
    </w:p>
    <w:p w14:paraId="4F15CE17" w14:textId="77777777" w:rsidR="005C3EC2" w:rsidRDefault="005C3EC2" w:rsidP="005C3EC2">
      <w:pPr>
        <w:pStyle w:val="ab"/>
      </w:pPr>
      <w:r>
        <w:rPr>
          <w:rFonts w:hint="eastAsia"/>
        </w:rPr>
        <w:t>图像分割是图像处理中的一项关键技术，</w:t>
      </w:r>
      <w:r>
        <w:t>自</w:t>
      </w:r>
      <w:r>
        <w:t>20</w:t>
      </w:r>
      <w:r>
        <w:t>世纪</w:t>
      </w:r>
      <w:r>
        <w:t>70</w:t>
      </w:r>
      <w:r>
        <w:t>年代起一直受到人们</w:t>
      </w:r>
      <w:r>
        <w:lastRenderedPageBreak/>
        <w:t>的高度重视</w:t>
      </w:r>
      <w:r>
        <w:rPr>
          <w:rFonts w:hint="eastAsia"/>
        </w:rPr>
        <w:t>，</w:t>
      </w:r>
      <w:r>
        <w:t>至今已提</w:t>
      </w:r>
      <w:r>
        <w:rPr>
          <w:rFonts w:hint="eastAsia"/>
        </w:rPr>
        <w:t>出上千种分割算法。</w:t>
      </w:r>
      <w:r>
        <w:t>然而由于尚无通用的分割理论</w:t>
      </w:r>
      <w:r>
        <w:rPr>
          <w:rFonts w:hint="eastAsia"/>
        </w:rPr>
        <w:t>，如前文所述，</w:t>
      </w:r>
      <w:r>
        <w:t>现提出的分割算法大都是针对具体</w:t>
      </w:r>
      <w:r>
        <w:rPr>
          <w:rFonts w:hint="eastAsia"/>
        </w:rPr>
        <w:t>的</w:t>
      </w:r>
      <w:r>
        <w:t>问题</w:t>
      </w:r>
      <w:r>
        <w:rPr>
          <w:rFonts w:hint="eastAsia"/>
        </w:rPr>
        <w:t>和领域，</w:t>
      </w:r>
      <w:r>
        <w:t>并没有一种适合所有图像的通用分割算法</w:t>
      </w:r>
      <w:r>
        <w:rPr>
          <w:rFonts w:hint="eastAsia"/>
        </w:rPr>
        <w:t>。</w:t>
      </w:r>
      <w:r>
        <w:t>另外</w:t>
      </w:r>
      <w:r>
        <w:rPr>
          <w:rFonts w:hint="eastAsia"/>
        </w:rPr>
        <w:t>，</w:t>
      </w:r>
      <w:r>
        <w:t>还没有制定出选择</w:t>
      </w:r>
      <w:r>
        <w:rPr>
          <w:rFonts w:hint="eastAsia"/>
        </w:rPr>
        <w:t>使用</w:t>
      </w:r>
      <w:r>
        <w:t>分割算法的标准</w:t>
      </w:r>
      <w:r>
        <w:rPr>
          <w:rFonts w:hint="eastAsia"/>
        </w:rPr>
        <w:t>，</w:t>
      </w:r>
      <w:r>
        <w:t>这给图像分割技术的应用带来许多实际问题</w:t>
      </w:r>
      <w:r>
        <w:rPr>
          <w:rFonts w:hint="eastAsia"/>
        </w:rPr>
        <w:t>。</w:t>
      </w:r>
      <w:r w:rsidRPr="00BC2E93">
        <w:t>随着计算机科学技术的不断发展，图像处理和分析逐渐形成了自己的科学体系，新的处理方法层出不穷，尽管其发展历史不长，但却引起各方面人士的广泛关注</w:t>
      </w:r>
      <w:r>
        <w:rPr>
          <w:rFonts w:hint="eastAsia"/>
        </w:rPr>
        <w:t>。</w:t>
      </w:r>
    </w:p>
    <w:p w14:paraId="3C99BF90" w14:textId="77777777" w:rsidR="005C3EC2" w:rsidRDefault="005C3EC2" w:rsidP="005C3EC2">
      <w:pPr>
        <w:pStyle w:val="3"/>
      </w:pPr>
      <w:bookmarkStart w:id="41" w:name="_Toc62212715"/>
      <w:bookmarkStart w:id="42" w:name="_Toc62221203"/>
      <w:r w:rsidRPr="00A6710A">
        <w:rPr>
          <w:rFonts w:hint="eastAsia"/>
        </w:rPr>
        <w:t>传统图像分割技术</w:t>
      </w:r>
      <w:bookmarkEnd w:id="41"/>
      <w:bookmarkEnd w:id="42"/>
    </w:p>
    <w:p w14:paraId="7156D27F" w14:textId="77777777" w:rsidR="005C3EC2" w:rsidRPr="005B335D" w:rsidRDefault="005C3EC2" w:rsidP="005C3EC2">
      <w:pPr>
        <w:pStyle w:val="4"/>
      </w:pPr>
      <w:r w:rsidRPr="005B335D">
        <w:rPr>
          <w:rFonts w:hint="eastAsia"/>
        </w:rPr>
        <w:t>图像的定义</w:t>
      </w:r>
    </w:p>
    <w:p w14:paraId="2AD65483" w14:textId="53E3FE61" w:rsidR="005C3EC2" w:rsidRDefault="005C3EC2" w:rsidP="005C3EC2">
      <w:pPr>
        <w:pStyle w:val="ab"/>
        <w:rPr>
          <w:shd w:val="clear" w:color="auto" w:fill="FFFFFF"/>
        </w:rPr>
      </w:pPr>
      <w:r>
        <w:rPr>
          <w:rFonts w:hint="eastAsia"/>
          <w:shd w:val="clear" w:color="auto" w:fill="FFFFFF"/>
        </w:rPr>
        <w:t>既然要研究图像分割，首先就要明确图像分割处理的对象</w:t>
      </w:r>
      <w:proofErr w:type="gramStart"/>
      <w:r>
        <w:rPr>
          <w:shd w:val="clear" w:color="auto" w:fill="FFFFFF"/>
        </w:rPr>
        <w:t>—</w:t>
      </w:r>
      <w:r>
        <w:rPr>
          <w:rFonts w:hint="eastAsia"/>
          <w:shd w:val="clear" w:color="auto" w:fill="FFFFFF"/>
        </w:rPr>
        <w:t>数字</w:t>
      </w:r>
      <w:proofErr w:type="gramEnd"/>
      <w:r>
        <w:rPr>
          <w:rFonts w:hint="eastAsia"/>
          <w:shd w:val="clear" w:color="auto" w:fill="FFFFFF"/>
        </w:rPr>
        <w:t>图像的特征。在计算机中，</w:t>
      </w:r>
      <w:r w:rsidRPr="00E50A72">
        <w:rPr>
          <w:shd w:val="clear" w:color="auto" w:fill="FFFFFF"/>
        </w:rPr>
        <w:t>图像是</w:t>
      </w:r>
      <w:r>
        <w:rPr>
          <w:rFonts w:hint="eastAsia"/>
          <w:shd w:val="clear" w:color="auto" w:fill="FFFFFF"/>
        </w:rPr>
        <w:t>用有限的</w:t>
      </w:r>
      <w:r w:rsidRPr="00E50A72">
        <w:rPr>
          <w:shd w:val="clear" w:color="auto" w:fill="FFFFFF"/>
        </w:rPr>
        <w:t>二维数组形式</w:t>
      </w:r>
      <w:r>
        <w:rPr>
          <w:rFonts w:hint="eastAsia"/>
          <w:shd w:val="clear" w:color="auto" w:fill="FFFFFF"/>
        </w:rPr>
        <w:t>存储和表示的，与我们人眼观察到的模拟图像不同，</w:t>
      </w:r>
      <w:r w:rsidRPr="00E50A72">
        <w:rPr>
          <w:shd w:val="clear" w:color="auto" w:fill="FFFFFF"/>
        </w:rPr>
        <w:t>数字图像是由模拟</w:t>
      </w:r>
      <w:hyperlink r:id="rId17" w:tgtFrame="_blank" w:history="1">
        <w:r w:rsidRPr="00E50A72">
          <w:rPr>
            <w:shd w:val="clear" w:color="auto" w:fill="FFFFFF"/>
          </w:rPr>
          <w:t>图像数字化</w:t>
        </w:r>
      </w:hyperlink>
      <w:r w:rsidRPr="00E50A72">
        <w:rPr>
          <w:shd w:val="clear" w:color="auto" w:fill="FFFFFF"/>
        </w:rPr>
        <w:t>得到的</w:t>
      </w:r>
      <w:r>
        <w:rPr>
          <w:rFonts w:hint="eastAsia"/>
          <w:shd w:val="clear" w:color="auto" w:fill="FFFFFF"/>
        </w:rPr>
        <w:t>，数字图像</w:t>
      </w:r>
      <w:r w:rsidRPr="00E50A72">
        <w:rPr>
          <w:shd w:val="clear" w:color="auto" w:fill="FFFFFF"/>
        </w:rPr>
        <w:t>以像素为基本元素</w:t>
      </w:r>
      <w:r>
        <w:rPr>
          <w:rFonts w:hint="eastAsia"/>
          <w:shd w:val="clear" w:color="auto" w:fill="FFFFFF"/>
        </w:rPr>
        <w:t>每一个像素点都包含其位置信息和特征值，包括灰度和颜色值等。每个像素单元都是在同一个参考平面对模拟图像对应区域的采样。数字模拟图像对应关系示意如图</w:t>
      </w:r>
      <w:r w:rsidR="00071D4F">
        <w:rPr>
          <w:shd w:val="clear" w:color="auto" w:fill="FFFFFF"/>
        </w:rPr>
        <w:t>2</w:t>
      </w:r>
      <w:r>
        <w:rPr>
          <w:rFonts w:hint="eastAsia"/>
          <w:shd w:val="clear" w:color="auto" w:fill="FFFFFF"/>
        </w:rPr>
        <w:t>。</w:t>
      </w:r>
    </w:p>
    <w:p w14:paraId="7B750186" w14:textId="77777777" w:rsidR="005C3EC2" w:rsidRDefault="005C3EC2" w:rsidP="005C3EC2">
      <w:pPr>
        <w:keepNext/>
        <w:widowControl/>
        <w:shd w:val="clear" w:color="auto" w:fill="FFFFFF"/>
        <w:spacing w:line="360" w:lineRule="atLeast"/>
        <w:jc w:val="center"/>
      </w:pPr>
      <w:r>
        <w:rPr>
          <w:noProof/>
        </w:rPr>
        <w:drawing>
          <wp:inline distT="0" distB="0" distL="0" distR="0" wp14:anchorId="25CD709C" wp14:editId="5565E112">
            <wp:extent cx="2504213" cy="14293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3408" cy="1440341"/>
                    </a:xfrm>
                    <a:prstGeom prst="rect">
                      <a:avLst/>
                    </a:prstGeom>
                    <a:noFill/>
                    <a:ln>
                      <a:noFill/>
                    </a:ln>
                  </pic:spPr>
                </pic:pic>
              </a:graphicData>
            </a:graphic>
          </wp:inline>
        </w:drawing>
      </w:r>
    </w:p>
    <w:p w14:paraId="52C86D03" w14:textId="77777777" w:rsidR="005C3EC2" w:rsidRDefault="005C3EC2" w:rsidP="005C3EC2">
      <w:pPr>
        <w:pStyle w:val="a"/>
        <w:rPr>
          <w:rFonts w:ascii="Arial" w:hAnsi="Arial" w:cs="Arial"/>
          <w:color w:val="333333"/>
          <w:shd w:val="clear" w:color="auto" w:fill="FFFFFF"/>
        </w:rPr>
      </w:pPr>
      <w:r>
        <w:rPr>
          <w:rFonts w:hint="eastAsia"/>
        </w:rPr>
        <w:t>模拟图像和数字图像的对应关系</w:t>
      </w:r>
    </w:p>
    <w:p w14:paraId="6E0AE554" w14:textId="77777777" w:rsidR="005C3EC2" w:rsidRPr="007F4328" w:rsidRDefault="005C3EC2" w:rsidP="005C3EC2">
      <w:pPr>
        <w:pStyle w:val="ab"/>
      </w:pPr>
      <w:r w:rsidRPr="007F4328">
        <w:rPr>
          <w:rFonts w:hint="eastAsia"/>
        </w:rPr>
        <w:t>一般来说，图像分割要处理的图像都是彩色图像。因此处理的数据集是采用彩色图像的存储方式，即</w:t>
      </w:r>
      <w:r w:rsidRPr="007F4328">
        <w:t>由</w:t>
      </w:r>
      <w:r w:rsidRPr="007F4328">
        <w:rPr>
          <w:rFonts w:hint="eastAsia"/>
        </w:rPr>
        <w:t>三个不同颜色（</w:t>
      </w:r>
      <w:r w:rsidRPr="007F4328">
        <w:rPr>
          <w:rFonts w:hint="eastAsia"/>
        </w:rPr>
        <w:t>RGB</w:t>
      </w:r>
      <w:r w:rsidRPr="007F4328">
        <w:rPr>
          <w:rFonts w:hint="eastAsia"/>
        </w:rPr>
        <w:t>）</w:t>
      </w:r>
      <w:r w:rsidRPr="007F4328">
        <w:t>的灰度图像组合而成，</w:t>
      </w:r>
      <w:r w:rsidRPr="007F4328">
        <w:rPr>
          <w:rFonts w:hint="eastAsia"/>
        </w:rPr>
        <w:t>即</w:t>
      </w:r>
      <w:r w:rsidRPr="007F4328">
        <w:t>一个</w:t>
      </w:r>
      <w:r w:rsidRPr="007F4328">
        <w:rPr>
          <w:rFonts w:hint="eastAsia"/>
        </w:rPr>
        <w:t>代表</w:t>
      </w:r>
      <w:r w:rsidRPr="007F4328">
        <w:t>红色，一个</w:t>
      </w:r>
      <w:r w:rsidRPr="007F4328">
        <w:rPr>
          <w:rFonts w:hint="eastAsia"/>
        </w:rPr>
        <w:t>代表</w:t>
      </w:r>
      <w:r w:rsidRPr="007F4328">
        <w:t>绿色，另一个</w:t>
      </w:r>
      <w:r w:rsidRPr="007F4328">
        <w:rPr>
          <w:rFonts w:hint="eastAsia"/>
        </w:rPr>
        <w:t>代表</w:t>
      </w:r>
      <w:r w:rsidRPr="007F4328">
        <w:t>蓝色</w:t>
      </w:r>
      <w:r w:rsidRPr="007F4328">
        <w:rPr>
          <w:rFonts w:hint="eastAsia"/>
        </w:rPr>
        <w:t>的三个二维数组的合并</w:t>
      </w:r>
      <w:r w:rsidRPr="007F4328">
        <w:t>。</w:t>
      </w:r>
      <w:r w:rsidRPr="007F4328">
        <w:rPr>
          <w:rFonts w:hint="eastAsia"/>
        </w:rPr>
        <w:t>而</w:t>
      </w:r>
      <w:r>
        <w:rPr>
          <w:rFonts w:hint="eastAsia"/>
        </w:rPr>
        <w:t>前人最初对</w:t>
      </w:r>
      <w:r w:rsidRPr="007F4328">
        <w:rPr>
          <w:rFonts w:hint="eastAsia"/>
        </w:rPr>
        <w:t>图像</w:t>
      </w:r>
      <w:r>
        <w:rPr>
          <w:rFonts w:hint="eastAsia"/>
        </w:rPr>
        <w:t>进行</w:t>
      </w:r>
      <w:r w:rsidRPr="007F4328">
        <w:rPr>
          <w:rFonts w:hint="eastAsia"/>
        </w:rPr>
        <w:t>分割</w:t>
      </w:r>
      <w:r>
        <w:rPr>
          <w:rFonts w:hint="eastAsia"/>
        </w:rPr>
        <w:t>的思路</w:t>
      </w:r>
      <w:r w:rsidRPr="007F4328">
        <w:rPr>
          <w:rFonts w:hint="eastAsia"/>
        </w:rPr>
        <w:t>就是以这些像素点集为样本，进一步对其处理变换的过程。</w:t>
      </w:r>
    </w:p>
    <w:p w14:paraId="330CAE2B" w14:textId="77777777" w:rsidR="005C3EC2" w:rsidRPr="005B335D" w:rsidRDefault="005C3EC2" w:rsidP="005C3EC2">
      <w:pPr>
        <w:pStyle w:val="4"/>
        <w:rPr>
          <w:shd w:val="clear" w:color="auto" w:fill="FFFFFF"/>
        </w:rPr>
      </w:pPr>
      <w:r w:rsidRPr="005B335D">
        <w:rPr>
          <w:rFonts w:hint="eastAsia"/>
          <w:shd w:val="clear" w:color="auto" w:fill="FFFFFF"/>
        </w:rPr>
        <w:t>图像分割的基本思路</w:t>
      </w:r>
    </w:p>
    <w:p w14:paraId="08827BC5" w14:textId="77777777" w:rsidR="005C3EC2" w:rsidRPr="007F4328" w:rsidRDefault="005C3EC2" w:rsidP="005C3EC2">
      <w:pPr>
        <w:pStyle w:val="ab"/>
      </w:pPr>
      <w:r w:rsidRPr="007F4328">
        <w:rPr>
          <w:rFonts w:hint="eastAsia"/>
        </w:rPr>
        <w:t>传统的图像分割本质上就是将像素</w:t>
      </w:r>
      <w:proofErr w:type="gramStart"/>
      <w:r w:rsidRPr="007F4328">
        <w:rPr>
          <w:rFonts w:hint="eastAsia"/>
        </w:rPr>
        <w:t>点集依据</w:t>
      </w:r>
      <w:proofErr w:type="gramEnd"/>
      <w:r w:rsidRPr="007F4328">
        <w:rPr>
          <w:rFonts w:hint="eastAsia"/>
        </w:rPr>
        <w:t>每个像素点的灰度等特定信息，</w:t>
      </w:r>
      <w:r w:rsidRPr="007F4328">
        <w:rPr>
          <w:rFonts w:hint="eastAsia"/>
        </w:rPr>
        <w:lastRenderedPageBreak/>
        <w:t>寻找或划定边界或区域，将图像分为前景和背景的过程。因此，传统的图像分割技术可以按实现思路分为阈值分割、边缘检测、区域提取三种方法</w:t>
      </w:r>
      <w:r>
        <w:rPr>
          <w:rFonts w:hint="eastAsia"/>
        </w:rPr>
        <w:t>，是如今各种新的图像分割算法的基础，</w:t>
      </w:r>
      <w:r w:rsidRPr="007F4328">
        <w:rPr>
          <w:rFonts w:hint="eastAsia"/>
        </w:rPr>
        <w:t>下面分别</w:t>
      </w:r>
      <w:r>
        <w:rPr>
          <w:rFonts w:hint="eastAsia"/>
        </w:rPr>
        <w:t>进行</w:t>
      </w:r>
      <w:r w:rsidRPr="007F4328">
        <w:rPr>
          <w:rFonts w:hint="eastAsia"/>
        </w:rPr>
        <w:t>简单介绍。</w:t>
      </w:r>
    </w:p>
    <w:p w14:paraId="10D2E75F" w14:textId="77777777" w:rsidR="005C3EC2" w:rsidRPr="00B35A31" w:rsidRDefault="005C3EC2" w:rsidP="005C3EC2">
      <w:pPr>
        <w:pStyle w:val="ab"/>
        <w:ind w:firstLine="482"/>
        <w:rPr>
          <w:b/>
        </w:rPr>
      </w:pPr>
      <w:r w:rsidRPr="00B35A31">
        <w:rPr>
          <w:rFonts w:hint="eastAsia"/>
          <w:b/>
        </w:rPr>
        <w:t>（</w:t>
      </w:r>
      <w:r w:rsidRPr="00B35A31">
        <w:rPr>
          <w:rFonts w:hint="eastAsia"/>
          <w:b/>
        </w:rPr>
        <w:t>1</w:t>
      </w:r>
      <w:r w:rsidRPr="00B35A31">
        <w:rPr>
          <w:rFonts w:hint="eastAsia"/>
          <w:b/>
        </w:rPr>
        <w:t>）灰度阀值分割法</w:t>
      </w:r>
    </w:p>
    <w:p w14:paraId="0602E0D6" w14:textId="77777777" w:rsidR="005C3EC2" w:rsidRPr="00ED778C" w:rsidRDefault="005C3EC2" w:rsidP="005C3EC2">
      <w:pPr>
        <w:pStyle w:val="ab"/>
      </w:pPr>
      <w:r w:rsidRPr="00ED778C">
        <w:rPr>
          <w:rFonts w:hint="eastAsia"/>
        </w:rPr>
        <w:t>灰度阀值分割方法即设置灰度</w:t>
      </w:r>
      <w:proofErr w:type="gramStart"/>
      <w:r w:rsidRPr="00ED778C">
        <w:rPr>
          <w:rFonts w:hint="eastAsia"/>
        </w:rPr>
        <w:t>值处理</w:t>
      </w:r>
      <w:proofErr w:type="gramEnd"/>
      <w:r w:rsidRPr="00ED778C">
        <w:rPr>
          <w:rFonts w:hint="eastAsia"/>
        </w:rPr>
        <w:t>各像素点，划分物体与背景。是一种最常用的并行区域技术，是图像分割中应用数量最多的一类。</w:t>
      </w:r>
    </w:p>
    <w:p w14:paraId="3778237F" w14:textId="77777777" w:rsidR="005C3EC2" w:rsidRPr="00ED778C" w:rsidRDefault="005C3EC2" w:rsidP="005C3EC2">
      <w:pPr>
        <w:pStyle w:val="ab"/>
      </w:pPr>
      <w:r>
        <w:rPr>
          <w:rFonts w:hint="eastAsia"/>
        </w:rPr>
        <w:t>其</w:t>
      </w:r>
      <w:r w:rsidRPr="00ED778C">
        <w:rPr>
          <w:rFonts w:hint="eastAsia"/>
        </w:rPr>
        <w:t>基本思想</w:t>
      </w:r>
      <w:r>
        <w:rPr>
          <w:rFonts w:hint="eastAsia"/>
        </w:rPr>
        <w:t>是，由于</w:t>
      </w:r>
      <w:r w:rsidRPr="00ED778C">
        <w:rPr>
          <w:rFonts w:hint="eastAsia"/>
        </w:rPr>
        <w:t>前景和背景的像素特征（灰度值）不同，可以找出一个灰度阈值来划分边界。</w:t>
      </w:r>
      <w:proofErr w:type="gramStart"/>
      <w:r w:rsidRPr="00ED778C">
        <w:rPr>
          <w:rFonts w:hint="eastAsia"/>
        </w:rPr>
        <w:t>阀值</w:t>
      </w:r>
      <w:proofErr w:type="gramEnd"/>
      <w:r w:rsidRPr="00ED778C">
        <w:rPr>
          <w:rFonts w:hint="eastAsia"/>
        </w:rPr>
        <w:t>选择的常用方法有：利用图像灰度直方图的峰谷法、最小误差法、基于过渡区法、利用像素点空间位置信息的变化阀值法、结合连通信息的阀值方法、最大相关性原则选择阀值和最大熵原则自动阀值法</w:t>
      </w:r>
      <w:r>
        <w:rPr>
          <w:rFonts w:hint="eastAsia"/>
        </w:rPr>
        <w:t>。</w:t>
      </w:r>
    </w:p>
    <w:p w14:paraId="16F689FE" w14:textId="77777777" w:rsidR="005C3EC2" w:rsidRPr="00ED778C" w:rsidRDefault="005C3EC2" w:rsidP="005C3EC2">
      <w:pPr>
        <w:pStyle w:val="ab"/>
      </w:pPr>
      <w:r>
        <w:rPr>
          <w:rFonts w:hint="eastAsia"/>
        </w:rPr>
        <w:t>具体的</w:t>
      </w:r>
      <w:r w:rsidRPr="00ED778C">
        <w:rPr>
          <w:rFonts w:hint="eastAsia"/>
        </w:rPr>
        <w:t>分割方法</w:t>
      </w:r>
      <w:proofErr w:type="gramStart"/>
      <w:r>
        <w:rPr>
          <w:rFonts w:hint="eastAsia"/>
        </w:rPr>
        <w:t>包括</w:t>
      </w:r>
      <w:r w:rsidRPr="00ED778C">
        <w:rPr>
          <w:rFonts w:hint="eastAsia"/>
        </w:rPr>
        <w:t>单阀值</w:t>
      </w:r>
      <w:proofErr w:type="gramEnd"/>
      <w:r w:rsidRPr="00ED778C">
        <w:rPr>
          <w:rFonts w:hint="eastAsia"/>
        </w:rPr>
        <w:t>分割</w:t>
      </w:r>
      <w:r>
        <w:rPr>
          <w:rFonts w:hint="eastAsia"/>
        </w:rPr>
        <w:t>，即</w:t>
      </w:r>
      <w:r w:rsidRPr="00ED778C">
        <w:rPr>
          <w:rFonts w:hint="eastAsia"/>
        </w:rPr>
        <w:t>对于单个目标</w:t>
      </w:r>
      <w:r w:rsidRPr="00ED778C">
        <w:rPr>
          <w:rFonts w:hint="eastAsia"/>
        </w:rPr>
        <w:t>+</w:t>
      </w:r>
      <w:r w:rsidRPr="00ED778C">
        <w:rPr>
          <w:rFonts w:hint="eastAsia"/>
        </w:rPr>
        <w:t>背景，选取一个阀值，只将图像分为目标和背景两大类</w:t>
      </w:r>
      <w:r>
        <w:rPr>
          <w:rFonts w:hint="eastAsia"/>
        </w:rPr>
        <w:t>；以及</w:t>
      </w:r>
      <w:r w:rsidRPr="00ED778C">
        <w:rPr>
          <w:rFonts w:hint="eastAsia"/>
        </w:rPr>
        <w:t>局部阀值分割</w:t>
      </w:r>
      <w:r>
        <w:rPr>
          <w:rFonts w:hint="eastAsia"/>
        </w:rPr>
        <w:t>，即</w:t>
      </w:r>
      <w:r w:rsidRPr="00ED778C">
        <w:rPr>
          <w:rFonts w:hint="eastAsia"/>
        </w:rPr>
        <w:t>对于多个目标</w:t>
      </w:r>
      <w:r w:rsidRPr="00ED778C">
        <w:rPr>
          <w:rFonts w:hint="eastAsia"/>
        </w:rPr>
        <w:t>+</w:t>
      </w:r>
      <w:r w:rsidRPr="00ED778C">
        <w:rPr>
          <w:rFonts w:hint="eastAsia"/>
        </w:rPr>
        <w:t>背景，因为目标物体和背景的对比度在图像的不同位置并不是一样的，解决办法是选取多个阀值，根据图像的局部特征分别用不同的阀值对图像进行分割。</w:t>
      </w:r>
    </w:p>
    <w:p w14:paraId="0B189A5C" w14:textId="77777777" w:rsidR="005C3EC2" w:rsidRPr="00ED778C" w:rsidRDefault="005C3EC2" w:rsidP="005C3EC2">
      <w:pPr>
        <w:pStyle w:val="ab"/>
      </w:pPr>
      <w:proofErr w:type="gramStart"/>
      <w:r w:rsidRPr="00ED778C">
        <w:rPr>
          <w:rFonts w:hint="eastAsia"/>
        </w:rPr>
        <w:t>阀值</w:t>
      </w:r>
      <w:proofErr w:type="gramEnd"/>
      <w:r w:rsidRPr="00ED778C">
        <w:rPr>
          <w:rFonts w:hint="eastAsia"/>
        </w:rPr>
        <w:t>分割方法将图像分为物体和背景两类，而只需划出边界而不用判断内部的数据特性。因此他的优点是图像分割的速度快，计算简单，效率较高。但是这种方法只考虑像素点灰度</w:t>
      </w:r>
      <w:proofErr w:type="gramStart"/>
      <w:r w:rsidRPr="00ED778C">
        <w:rPr>
          <w:rFonts w:hint="eastAsia"/>
        </w:rPr>
        <w:t>值本身</w:t>
      </w:r>
      <w:proofErr w:type="gramEnd"/>
      <w:r w:rsidRPr="00ED778C">
        <w:rPr>
          <w:rFonts w:hint="eastAsia"/>
        </w:rPr>
        <w:t>的特征，一般不考虑空间特征，因此对噪声比较敏感。虽然目前出现了各种基于阀值分割的改进算法，图像分割的效果有所改进，但在阀值的设置上还是没有很好的解决方法。</w:t>
      </w:r>
      <w:r>
        <w:rPr>
          <w:rFonts w:hint="eastAsia"/>
        </w:rPr>
        <w:t>重点需要解决的问题是抗噪声性能以及阈值的设置。</w:t>
      </w:r>
    </w:p>
    <w:p w14:paraId="49E68108" w14:textId="77777777" w:rsidR="005C3EC2" w:rsidRPr="00B35A31" w:rsidRDefault="005C3EC2" w:rsidP="005C3EC2">
      <w:pPr>
        <w:pStyle w:val="ab"/>
        <w:ind w:firstLine="482"/>
        <w:rPr>
          <w:b/>
        </w:rPr>
      </w:pPr>
      <w:r w:rsidRPr="00B35A31">
        <w:rPr>
          <w:rFonts w:hint="eastAsia"/>
          <w:b/>
        </w:rPr>
        <w:t>（</w:t>
      </w:r>
      <w:r w:rsidRPr="00B35A31">
        <w:rPr>
          <w:rFonts w:hint="eastAsia"/>
          <w:b/>
        </w:rPr>
        <w:t>2</w:t>
      </w:r>
      <w:r w:rsidRPr="00B35A31">
        <w:rPr>
          <w:rFonts w:hint="eastAsia"/>
          <w:b/>
        </w:rPr>
        <w:t>）基于区域的图像分割法</w:t>
      </w:r>
    </w:p>
    <w:p w14:paraId="2AF0DFEE" w14:textId="77777777" w:rsidR="005C3EC2" w:rsidRDefault="005C3EC2" w:rsidP="005C3EC2">
      <w:pPr>
        <w:pStyle w:val="ab"/>
      </w:pPr>
      <w:r>
        <w:rPr>
          <w:rFonts w:hint="eastAsia"/>
        </w:rPr>
        <w:t>与直接阈值划分不同，考虑物体</w:t>
      </w:r>
      <w:r>
        <w:rPr>
          <w:rFonts w:hint="eastAsia"/>
        </w:rPr>
        <w:t>+</w:t>
      </w:r>
      <w:r>
        <w:rPr>
          <w:rFonts w:hint="eastAsia"/>
        </w:rPr>
        <w:t>背景</w:t>
      </w:r>
      <w:r>
        <w:rPr>
          <w:rFonts w:hint="eastAsia"/>
        </w:rPr>
        <w:t>+</w:t>
      </w:r>
      <w:r>
        <w:rPr>
          <w:rFonts w:hint="eastAsia"/>
        </w:rPr>
        <w:t>干扰的情况，直接在图像中寻找有效或无效的数据集合可以相对来说改善分割算法的抗噪声性能。</w:t>
      </w:r>
    </w:p>
    <w:p w14:paraId="75CB86FF" w14:textId="77777777" w:rsidR="005C3EC2" w:rsidRPr="00ED778C" w:rsidRDefault="005C3EC2" w:rsidP="005C3EC2">
      <w:pPr>
        <w:pStyle w:val="ab"/>
      </w:pPr>
      <w:r>
        <w:rPr>
          <w:rFonts w:hint="eastAsia"/>
        </w:rPr>
        <w:t>区域提取方法的具体实现思路包括</w:t>
      </w:r>
      <w:r w:rsidRPr="00ED778C">
        <w:rPr>
          <w:rFonts w:hint="eastAsia"/>
        </w:rPr>
        <w:t>区域生长</w:t>
      </w:r>
      <w:r>
        <w:rPr>
          <w:rFonts w:hint="eastAsia"/>
        </w:rPr>
        <w:t>，即</w:t>
      </w:r>
      <w:r w:rsidRPr="00ED778C">
        <w:rPr>
          <w:rFonts w:hint="eastAsia"/>
        </w:rPr>
        <w:t>关联前景</w:t>
      </w:r>
      <w:r>
        <w:rPr>
          <w:rFonts w:hint="eastAsia"/>
        </w:rPr>
        <w:t>的方法，</w:t>
      </w:r>
      <w:r w:rsidRPr="00ED778C">
        <w:rPr>
          <w:rFonts w:hint="eastAsia"/>
        </w:rPr>
        <w:t>从单个像素出发，逐步合并以形成所需要的分割区域；</w:t>
      </w:r>
      <w:r>
        <w:rPr>
          <w:rFonts w:hint="eastAsia"/>
        </w:rPr>
        <w:t>还有</w:t>
      </w:r>
      <w:r w:rsidRPr="00ED778C">
        <w:rPr>
          <w:rFonts w:hint="eastAsia"/>
        </w:rPr>
        <w:t>区域分裂</w:t>
      </w:r>
      <w:r w:rsidRPr="00ED778C">
        <w:rPr>
          <w:rFonts w:hint="eastAsia"/>
        </w:rPr>
        <w:t>/</w:t>
      </w:r>
      <w:r w:rsidRPr="00ED778C">
        <w:rPr>
          <w:rFonts w:hint="eastAsia"/>
        </w:rPr>
        <w:t>合并</w:t>
      </w:r>
      <w:r>
        <w:rPr>
          <w:rFonts w:hint="eastAsia"/>
        </w:rPr>
        <w:t>，即</w:t>
      </w:r>
      <w:r w:rsidRPr="00ED778C">
        <w:rPr>
          <w:rFonts w:hint="eastAsia"/>
        </w:rPr>
        <w:t>剔除背景</w:t>
      </w:r>
      <w:r>
        <w:rPr>
          <w:rFonts w:hint="eastAsia"/>
        </w:rPr>
        <w:t>的方法，是</w:t>
      </w:r>
      <w:r w:rsidRPr="00ED778C">
        <w:rPr>
          <w:rFonts w:hint="eastAsia"/>
        </w:rPr>
        <w:t>区域生长方法的逆过程</w:t>
      </w:r>
      <w:r>
        <w:rPr>
          <w:rFonts w:hint="eastAsia"/>
        </w:rPr>
        <w:t>，</w:t>
      </w:r>
      <w:r w:rsidRPr="00ED778C">
        <w:rPr>
          <w:rFonts w:hint="eastAsia"/>
        </w:rPr>
        <w:t>从全局出发，逐步切割至所需的分割区域。</w:t>
      </w:r>
    </w:p>
    <w:p w14:paraId="1C06E72A" w14:textId="77777777" w:rsidR="005C3EC2" w:rsidRPr="00ED778C" w:rsidRDefault="005C3EC2" w:rsidP="005C3EC2">
      <w:pPr>
        <w:pStyle w:val="ab"/>
      </w:pPr>
      <w:r>
        <w:rPr>
          <w:rFonts w:hint="eastAsia"/>
        </w:rPr>
        <w:t>这类方法的</w:t>
      </w:r>
      <w:r w:rsidRPr="00ED778C">
        <w:rPr>
          <w:rFonts w:hint="eastAsia"/>
        </w:rPr>
        <w:t>优点是计算简单，对于较均匀的连通目标有较好的分割效果。缺点是需要人为的选取种子，对噪声较敏感，可能会导致区域内有空洞。另外它是一种串行算法，当目标较大时分割速度较慢，因此在算法设计时应尽量提高运行</w:t>
      </w:r>
      <w:r w:rsidRPr="00ED778C">
        <w:rPr>
          <w:rFonts w:hint="eastAsia"/>
        </w:rPr>
        <w:lastRenderedPageBreak/>
        <w:t>效率。在实际应用中，通常是将区域生长算法和区域分裂合并算法这两种基本形式结合使用。该类算法对某些复杂物体定义的复杂场景的分割或者对某些自然景物的分割等类似先验知识不足的图像分割，效果</w:t>
      </w:r>
      <w:r>
        <w:rPr>
          <w:rFonts w:hint="eastAsia"/>
        </w:rPr>
        <w:t>相比较起来更</w:t>
      </w:r>
      <w:r w:rsidRPr="00ED778C">
        <w:rPr>
          <w:rFonts w:hint="eastAsia"/>
        </w:rPr>
        <w:t>为理想。</w:t>
      </w:r>
    </w:p>
    <w:p w14:paraId="4FDEF9EB" w14:textId="77777777" w:rsidR="005C3EC2" w:rsidRPr="00B35A31" w:rsidRDefault="005C3EC2" w:rsidP="005C3EC2">
      <w:pPr>
        <w:pStyle w:val="ab"/>
        <w:ind w:firstLine="482"/>
        <w:rPr>
          <w:b/>
        </w:rPr>
      </w:pPr>
      <w:r w:rsidRPr="00B35A31">
        <w:rPr>
          <w:rFonts w:hint="eastAsia"/>
          <w:b/>
        </w:rPr>
        <w:t>（</w:t>
      </w:r>
      <w:r w:rsidRPr="00B35A31">
        <w:rPr>
          <w:rFonts w:hint="eastAsia"/>
          <w:b/>
        </w:rPr>
        <w:t>3</w:t>
      </w:r>
      <w:r w:rsidRPr="00B35A31">
        <w:rPr>
          <w:rFonts w:hint="eastAsia"/>
          <w:b/>
        </w:rPr>
        <w:t>）基于边缘检测的分割方法</w:t>
      </w:r>
    </w:p>
    <w:p w14:paraId="38268709" w14:textId="77777777" w:rsidR="005C3EC2" w:rsidRPr="00ED778C" w:rsidRDefault="005C3EC2" w:rsidP="005C3EC2">
      <w:pPr>
        <w:pStyle w:val="ab"/>
      </w:pPr>
      <w:r w:rsidRPr="00ED778C">
        <w:rPr>
          <w:rFonts w:hint="eastAsia"/>
        </w:rPr>
        <w:t>类似</w:t>
      </w:r>
      <w:r>
        <w:rPr>
          <w:rFonts w:hint="eastAsia"/>
        </w:rPr>
        <w:t>前面的</w:t>
      </w:r>
      <w:r w:rsidRPr="00ED778C">
        <w:rPr>
          <w:rFonts w:hint="eastAsia"/>
        </w:rPr>
        <w:t>阈值法，但是</w:t>
      </w:r>
      <w:proofErr w:type="gramStart"/>
      <w:r w:rsidRPr="00ED778C">
        <w:rPr>
          <w:rFonts w:hint="eastAsia"/>
        </w:rPr>
        <w:t>是</w:t>
      </w:r>
      <w:proofErr w:type="gramEnd"/>
      <w:r w:rsidRPr="00ED778C">
        <w:rPr>
          <w:rFonts w:hint="eastAsia"/>
        </w:rPr>
        <w:t>通过灰度值的变化剧烈程度来划分边界</w:t>
      </w:r>
      <w:r>
        <w:rPr>
          <w:rFonts w:hint="eastAsia"/>
        </w:rPr>
        <w:t>，相比于固定的设定阈值，该方法有更高的灵活性和分割精度</w:t>
      </w:r>
      <w:r w:rsidRPr="00ED778C">
        <w:rPr>
          <w:rFonts w:hint="eastAsia"/>
        </w:rPr>
        <w:t>。即一般利用图像一阶导数的极大值或二阶导数的过零点信息来提供判断边缘点的基本依据。</w:t>
      </w:r>
      <w:r>
        <w:rPr>
          <w:rFonts w:hint="eastAsia"/>
        </w:rPr>
        <w:t>这个算法的前提是</w:t>
      </w:r>
      <w:r w:rsidRPr="00ED778C">
        <w:rPr>
          <w:rFonts w:hint="eastAsia"/>
        </w:rPr>
        <w:t>假设不同区域之间的边缘上像素灰度值的变化往往比较剧烈。</w:t>
      </w:r>
    </w:p>
    <w:p w14:paraId="391735DE" w14:textId="77777777" w:rsidR="005C3EC2" w:rsidRPr="00ED778C" w:rsidRDefault="005C3EC2" w:rsidP="005C3EC2">
      <w:pPr>
        <w:pStyle w:val="ab"/>
      </w:pPr>
      <w:r w:rsidRPr="00ED778C">
        <w:rPr>
          <w:rFonts w:hint="eastAsia"/>
        </w:rPr>
        <w:t>最简单的边缘检测方法是并行微分算子法，它利用相邻区域的</w:t>
      </w:r>
      <w:proofErr w:type="gramStart"/>
      <w:r w:rsidRPr="00ED778C">
        <w:rPr>
          <w:rFonts w:hint="eastAsia"/>
        </w:rPr>
        <w:t>像素值</w:t>
      </w:r>
      <w:proofErr w:type="gramEnd"/>
      <w:r w:rsidRPr="00ED778C">
        <w:rPr>
          <w:rFonts w:hint="eastAsia"/>
        </w:rPr>
        <w:t>不连续的性质，采用一阶或二阶导数来检测边缘点。近年来还提出了基于曲面拟合的方法、基于边界曲线拟合的方法、基于反应</w:t>
      </w:r>
      <w:r w:rsidRPr="00ED778C">
        <w:rPr>
          <w:rFonts w:hint="eastAsia"/>
        </w:rPr>
        <w:t>-</w:t>
      </w:r>
      <w:r w:rsidRPr="00ED778C">
        <w:rPr>
          <w:rFonts w:hint="eastAsia"/>
        </w:rPr>
        <w:t>扩散方程的方法、串行边界查找、基于变形模型的方法。不同方法</w:t>
      </w:r>
      <w:r>
        <w:rPr>
          <w:rFonts w:hint="eastAsia"/>
        </w:rPr>
        <w:t>之间都是</w:t>
      </w:r>
      <w:r w:rsidRPr="00ED778C">
        <w:rPr>
          <w:rFonts w:hint="eastAsia"/>
        </w:rPr>
        <w:t>通过</w:t>
      </w:r>
      <w:r>
        <w:rPr>
          <w:rFonts w:hint="eastAsia"/>
        </w:rPr>
        <w:t>选取不通的</w:t>
      </w:r>
      <w:r w:rsidRPr="00ED778C">
        <w:rPr>
          <w:rFonts w:hint="eastAsia"/>
        </w:rPr>
        <w:t>二</w:t>
      </w:r>
      <w:proofErr w:type="gramStart"/>
      <w:r w:rsidRPr="00ED778C">
        <w:rPr>
          <w:rFonts w:hint="eastAsia"/>
        </w:rPr>
        <w:t>维数据集的</w:t>
      </w:r>
      <w:proofErr w:type="gramEnd"/>
      <w:r w:rsidRPr="00ED778C">
        <w:rPr>
          <w:rFonts w:hint="eastAsia"/>
        </w:rPr>
        <w:t>特征值（如灰度）变化趋势来反向推测自然边界</w:t>
      </w:r>
      <w:r>
        <w:rPr>
          <w:rFonts w:hint="eastAsia"/>
        </w:rPr>
        <w:t>，</w:t>
      </w:r>
      <w:r w:rsidRPr="00ED778C">
        <w:rPr>
          <w:rFonts w:hint="eastAsia"/>
        </w:rPr>
        <w:t>在不同的光线、亮度、前景物体的物理边缘等情景下优越性也不同。</w:t>
      </w:r>
    </w:p>
    <w:p w14:paraId="4A7A5812" w14:textId="77777777" w:rsidR="005C3EC2" w:rsidRPr="007829A0" w:rsidRDefault="005C3EC2" w:rsidP="005C3EC2">
      <w:pPr>
        <w:pStyle w:val="ab"/>
      </w:pPr>
      <w:r>
        <w:rPr>
          <w:rFonts w:hint="eastAsia"/>
        </w:rPr>
        <w:t>这类算法的优点是</w:t>
      </w:r>
      <w:r w:rsidRPr="00ED778C">
        <w:rPr>
          <w:rFonts w:hint="eastAsia"/>
        </w:rPr>
        <w:t>边缘定位准确、运算速度快</w:t>
      </w:r>
      <w:r>
        <w:rPr>
          <w:rFonts w:hint="eastAsia"/>
        </w:rPr>
        <w:t>。缺点是</w:t>
      </w:r>
      <w:r w:rsidRPr="00ED778C">
        <w:rPr>
          <w:rFonts w:hint="eastAsia"/>
        </w:rPr>
        <w:t>不能保证边缘的连续性和封闭性</w:t>
      </w:r>
      <w:r>
        <w:rPr>
          <w:rFonts w:hint="eastAsia"/>
        </w:rPr>
        <w:t>。且</w:t>
      </w:r>
      <w:r w:rsidRPr="00ED778C">
        <w:rPr>
          <w:rFonts w:hint="eastAsia"/>
        </w:rPr>
        <w:t>存在离散的碎边缘，难以形成一个大区域，但是又不宜将高细节区分为小碎片。</w:t>
      </w:r>
      <w:r>
        <w:rPr>
          <w:rFonts w:hint="eastAsia"/>
        </w:rPr>
        <w:t>因此，</w:t>
      </w:r>
      <w:r w:rsidRPr="00ED778C">
        <w:rPr>
          <w:rFonts w:hint="eastAsia"/>
        </w:rPr>
        <w:t>单独的边缘检测只能产生边缘点，而不是完整意义上的图像分割过程，边缘</w:t>
      </w:r>
      <w:proofErr w:type="gramStart"/>
      <w:r w:rsidRPr="00ED778C">
        <w:rPr>
          <w:rFonts w:hint="eastAsia"/>
        </w:rPr>
        <w:t>点信息</w:t>
      </w:r>
      <w:proofErr w:type="gramEnd"/>
      <w:r w:rsidRPr="00ED778C">
        <w:rPr>
          <w:rFonts w:hint="eastAsia"/>
        </w:rPr>
        <w:t>需要后续处理或与其它相关算法相结合，才能完成分割任务。常用的方法是边缘生长技术最大程度的保证边缘的封闭性，或用有向势能函数（</w:t>
      </w:r>
      <w:r w:rsidRPr="00ED778C">
        <w:rPr>
          <w:rFonts w:hint="eastAsia"/>
        </w:rPr>
        <w:t>DPF</w:t>
      </w:r>
      <w:r w:rsidRPr="00ED778C">
        <w:rPr>
          <w:rFonts w:hint="eastAsia"/>
        </w:rPr>
        <w:t>）将有缺口的两边缘强制连接，得到封闭边缘图。</w:t>
      </w:r>
    </w:p>
    <w:p w14:paraId="52917CE2" w14:textId="77777777" w:rsidR="005C3EC2" w:rsidRPr="005B335D" w:rsidRDefault="005C3EC2" w:rsidP="005C3EC2">
      <w:pPr>
        <w:pStyle w:val="4"/>
        <w:rPr>
          <w:b w:val="0"/>
          <w:shd w:val="clear" w:color="auto" w:fill="FFFFFF"/>
        </w:rPr>
      </w:pPr>
      <w:r w:rsidRPr="005B335D">
        <w:rPr>
          <w:rFonts w:hint="eastAsia"/>
          <w:shd w:val="clear" w:color="auto" w:fill="FFFFFF"/>
        </w:rPr>
        <w:t>传统图像分割的缺陷和价值</w:t>
      </w:r>
    </w:p>
    <w:p w14:paraId="3270DBD8" w14:textId="77777777" w:rsidR="005C3EC2" w:rsidRDefault="005C3EC2" w:rsidP="005C3EC2">
      <w:pPr>
        <w:pStyle w:val="ab"/>
        <w:rPr>
          <w:shd w:val="clear" w:color="auto" w:fill="FFFFFF"/>
        </w:rPr>
      </w:pPr>
      <w:r>
        <w:rPr>
          <w:rFonts w:hint="eastAsia"/>
          <w:shd w:val="clear" w:color="auto" w:fill="FFFFFF"/>
        </w:rPr>
        <w:t>由上可见，传统图像分割技术仅仅考虑每个像素点单独的特征或是最简单的一阶特征。其实现方法简单，稳定性差、抗干扰能力差，在处理实际图像上基本没有实际的应用价值，可以说仅仅是图像分割技术的一个雏形，还有很多的问题有待解决。但是其处理图像的思路是具有奠基性的，传统的图像分割技术面临的像素集关联性反映不充分、将图像分割技术的技术难题具体地凸显了出来，</w:t>
      </w:r>
      <w:r w:rsidRPr="007829A0">
        <w:rPr>
          <w:rFonts w:hint="eastAsia"/>
          <w:shd w:val="clear" w:color="auto" w:fill="FFFFFF"/>
        </w:rPr>
        <w:t>在未来的研究中，用于提取初始边缘点的自适应阀值选取、用于图像的层次分割的更大区域的选取以及如何确认重要边缘以</w:t>
      </w:r>
      <w:proofErr w:type="gramStart"/>
      <w:r w:rsidRPr="007829A0">
        <w:rPr>
          <w:rFonts w:hint="eastAsia"/>
          <w:shd w:val="clear" w:color="auto" w:fill="FFFFFF"/>
        </w:rPr>
        <w:t>去除假</w:t>
      </w:r>
      <w:proofErr w:type="gramEnd"/>
      <w:r w:rsidRPr="007829A0">
        <w:rPr>
          <w:rFonts w:hint="eastAsia"/>
          <w:shd w:val="clear" w:color="auto" w:fill="FFFFFF"/>
        </w:rPr>
        <w:t>边缘将变得非常重要。</w:t>
      </w:r>
      <w:r>
        <w:rPr>
          <w:rFonts w:hint="eastAsia"/>
          <w:shd w:val="clear" w:color="auto" w:fill="FFFFFF"/>
        </w:rPr>
        <w:t>传统的图像</w:t>
      </w:r>
      <w:r>
        <w:rPr>
          <w:rFonts w:hint="eastAsia"/>
          <w:shd w:val="clear" w:color="auto" w:fill="FFFFFF"/>
        </w:rPr>
        <w:lastRenderedPageBreak/>
        <w:t>分割方法的价值所在就是对于以后图像分割技术的发展指明了方向，现在的许多分割算法都是聚焦上述传统图像分割问题提出的优化改进。</w:t>
      </w:r>
    </w:p>
    <w:p w14:paraId="2EAEBCF8" w14:textId="77777777" w:rsidR="005C3EC2" w:rsidRDefault="005C3EC2" w:rsidP="005C3EC2">
      <w:pPr>
        <w:pStyle w:val="ab"/>
        <w:rPr>
          <w:shd w:val="clear" w:color="auto" w:fill="FFFFFF"/>
        </w:rPr>
      </w:pPr>
      <w:r w:rsidRPr="0065069C">
        <w:rPr>
          <w:rFonts w:hint="eastAsia"/>
          <w:shd w:val="clear" w:color="auto" w:fill="FFFFFF"/>
        </w:rPr>
        <w:t>近</w:t>
      </w:r>
      <w:r w:rsidRPr="0065069C">
        <w:rPr>
          <w:shd w:val="clear" w:color="auto" w:fill="FFFFFF"/>
        </w:rPr>
        <w:t>年来</w:t>
      </w:r>
      <w:r>
        <w:rPr>
          <w:rFonts w:hint="eastAsia"/>
          <w:shd w:val="clear" w:color="auto" w:fill="FFFFFF"/>
        </w:rPr>
        <w:t>，</w:t>
      </w:r>
      <w:r w:rsidRPr="0065069C">
        <w:rPr>
          <w:shd w:val="clear" w:color="auto" w:fill="FFFFFF"/>
        </w:rPr>
        <w:t>随着各学科新理论和方法的产生</w:t>
      </w:r>
      <w:r>
        <w:rPr>
          <w:rFonts w:hint="eastAsia"/>
          <w:shd w:val="clear" w:color="auto" w:fill="FFFFFF"/>
        </w:rPr>
        <w:t>，</w:t>
      </w:r>
      <w:r w:rsidRPr="0065069C">
        <w:rPr>
          <w:shd w:val="clear" w:color="auto" w:fill="FFFFFF"/>
        </w:rPr>
        <w:t>人们也提出了许多结合特定理论工具的分割方法，例如基于数学形态学的分割方法，基于统计模式识别的分割方法，基于神经网络的分割方法，基于信息论的分割方法，基于模糊集合和逻辑的分割方法，基于小波分析和变换的分割方法，基于遗传算法的分割方法等</w:t>
      </w:r>
      <w:r>
        <w:rPr>
          <w:rFonts w:hint="eastAsia"/>
          <w:shd w:val="clear" w:color="auto" w:fill="FFFFFF"/>
        </w:rPr>
        <w:t>。而随机过程理论在其发挥了重要的作用，如利用马尔科夫性简化运算过程大幅降低算法复杂度，分析平稳性进行边缘检测优化等等，下面来介绍一部分与随机过程理论紧密结合的算法优化思路。</w:t>
      </w:r>
    </w:p>
    <w:p w14:paraId="00944539" w14:textId="77F4F4F7" w:rsidR="005C3EC2" w:rsidRDefault="005C3EC2" w:rsidP="005C3EC2">
      <w:pPr>
        <w:pStyle w:val="3"/>
        <w:rPr>
          <w:shd w:val="clear" w:color="auto" w:fill="FFFFFF"/>
        </w:rPr>
      </w:pPr>
      <w:bookmarkStart w:id="43" w:name="_Toc62212716"/>
      <w:bookmarkStart w:id="44" w:name="_Toc62221204"/>
      <w:r>
        <w:rPr>
          <w:rFonts w:hint="eastAsia"/>
          <w:shd w:val="clear" w:color="auto" w:fill="FFFFFF"/>
        </w:rPr>
        <w:t>利用随机游走模型</w:t>
      </w:r>
      <w:r w:rsidR="00D3116D">
        <w:rPr>
          <w:rFonts w:hint="eastAsia"/>
          <w:shd w:val="clear" w:color="auto" w:fill="FFFFFF"/>
        </w:rPr>
        <w:t>——</w:t>
      </w:r>
      <w:r>
        <w:rPr>
          <w:rFonts w:hint="eastAsia"/>
          <w:shd w:val="clear" w:color="auto" w:fill="FFFFFF"/>
        </w:rPr>
        <w:t>初步表征像素分布特征</w:t>
      </w:r>
      <w:bookmarkEnd w:id="43"/>
      <w:bookmarkEnd w:id="44"/>
    </w:p>
    <w:p w14:paraId="61AAAEAC" w14:textId="61FC635E" w:rsidR="00915C3A" w:rsidRDefault="00915C3A" w:rsidP="005C3EC2">
      <w:pPr>
        <w:pStyle w:val="ab"/>
        <w:rPr>
          <w:shd w:val="clear" w:color="auto" w:fill="FFFFFF"/>
        </w:rPr>
      </w:pPr>
      <w:r>
        <w:rPr>
          <w:rFonts w:hint="eastAsia"/>
          <w:shd w:val="clear" w:color="auto" w:fill="FFFFFF"/>
        </w:rPr>
        <w:t>随机游走过程是随机过程的一个重要概念，</w:t>
      </w:r>
      <w:r w:rsidRPr="00915C3A">
        <w:rPr>
          <w:rFonts w:hint="eastAsia"/>
          <w:shd w:val="clear" w:color="auto" w:fill="FFFFFF"/>
        </w:rPr>
        <w:t>随机游走是目前人们研究最早的随机过程之一</w:t>
      </w:r>
      <w:r>
        <w:rPr>
          <w:rFonts w:hint="eastAsia"/>
          <w:shd w:val="clear" w:color="auto" w:fill="FFFFFF"/>
        </w:rPr>
        <w:t>，</w:t>
      </w:r>
      <w:r w:rsidRPr="00915C3A">
        <w:rPr>
          <w:rFonts w:hint="eastAsia"/>
          <w:shd w:val="clear" w:color="auto" w:fill="FFFFFF"/>
        </w:rPr>
        <w:t>它不仅在数学、博弈、网络和金融等诸多领域中得到了广泛的应用</w:t>
      </w:r>
      <w:r>
        <w:rPr>
          <w:rFonts w:hint="eastAsia"/>
          <w:shd w:val="clear" w:color="auto" w:fill="FFFFFF"/>
        </w:rPr>
        <w:t>，</w:t>
      </w:r>
      <w:r w:rsidRPr="00915C3A">
        <w:rPr>
          <w:rFonts w:hint="eastAsia"/>
          <w:shd w:val="clear" w:color="auto" w:fill="FFFFFF"/>
        </w:rPr>
        <w:t>而且也有很多关于分析排队、场论方面以及破产系统等方面的研究理论</w:t>
      </w:r>
      <w:r>
        <w:rPr>
          <w:rFonts w:hint="eastAsia"/>
          <w:shd w:val="clear" w:color="auto" w:fill="FFFFFF"/>
        </w:rPr>
        <w:t>。</w:t>
      </w:r>
      <w:r w:rsidRPr="00915C3A">
        <w:rPr>
          <w:rFonts w:hint="eastAsia"/>
          <w:shd w:val="clear" w:color="auto" w:fill="FFFFFF"/>
        </w:rPr>
        <w:t>随机游走有着良好的数学基础使得在分割图像时</w:t>
      </w:r>
      <w:r>
        <w:rPr>
          <w:rFonts w:hint="eastAsia"/>
          <w:shd w:val="clear" w:color="auto" w:fill="FFFFFF"/>
        </w:rPr>
        <w:t>，</w:t>
      </w:r>
      <w:r w:rsidRPr="00915C3A">
        <w:rPr>
          <w:rFonts w:hint="eastAsia"/>
          <w:shd w:val="clear" w:color="auto" w:fill="FFFFFF"/>
        </w:rPr>
        <w:t>不仅抗噪声能力比较强</w:t>
      </w:r>
      <w:r>
        <w:rPr>
          <w:rFonts w:hint="eastAsia"/>
          <w:shd w:val="clear" w:color="auto" w:fill="FFFFFF"/>
        </w:rPr>
        <w:t>，</w:t>
      </w:r>
      <w:r w:rsidRPr="00915C3A">
        <w:rPr>
          <w:rFonts w:hint="eastAsia"/>
          <w:shd w:val="clear" w:color="auto" w:fill="FFFFFF"/>
        </w:rPr>
        <w:t>而且也可以很好地检测出弱边界</w:t>
      </w:r>
      <w:r>
        <w:rPr>
          <w:rFonts w:hint="eastAsia"/>
          <w:shd w:val="clear" w:color="auto" w:fill="FFFFFF"/>
        </w:rPr>
        <w:t>，</w:t>
      </w:r>
      <w:r w:rsidRPr="00915C3A">
        <w:rPr>
          <w:rFonts w:hint="eastAsia"/>
          <w:shd w:val="clear" w:color="auto" w:fill="FFFFFF"/>
        </w:rPr>
        <w:t>因此是一种有效的图像分割方法</w:t>
      </w:r>
      <w:r>
        <w:rPr>
          <w:rFonts w:hint="eastAsia"/>
          <w:shd w:val="clear" w:color="auto" w:fill="FFFFFF"/>
        </w:rPr>
        <w:t>。</w:t>
      </w:r>
    </w:p>
    <w:p w14:paraId="533047FD" w14:textId="4FBE97CB" w:rsidR="005C3EC2" w:rsidRDefault="00915C3A" w:rsidP="005C3EC2">
      <w:pPr>
        <w:pStyle w:val="ab"/>
        <w:rPr>
          <w:shd w:val="clear" w:color="auto" w:fill="FFFFFF"/>
        </w:rPr>
      </w:pPr>
      <w:r>
        <w:rPr>
          <w:rFonts w:hint="eastAsia"/>
          <w:shd w:val="clear" w:color="auto" w:fill="FFFFFF"/>
        </w:rPr>
        <w:t>基于二维</w:t>
      </w:r>
      <w:r w:rsidR="005C3EC2">
        <w:rPr>
          <w:shd w:val="clear" w:color="auto" w:fill="FFFFFF"/>
        </w:rPr>
        <w:t>随机游走</w:t>
      </w:r>
      <w:r>
        <w:rPr>
          <w:rFonts w:hint="eastAsia"/>
          <w:shd w:val="clear" w:color="auto" w:fill="FFFFFF"/>
        </w:rPr>
        <w:t>过程的</w:t>
      </w:r>
      <w:r w:rsidR="005C3EC2">
        <w:rPr>
          <w:shd w:val="clear" w:color="auto" w:fill="FFFFFF"/>
        </w:rPr>
        <w:t>算法是一种基于图论的分割算法，属于一种交互的</w:t>
      </w:r>
      <w:r w:rsidR="005C3EC2">
        <w:rPr>
          <w:rFonts w:hint="eastAsia"/>
          <w:shd w:val="clear" w:color="auto" w:fill="FFFFFF"/>
        </w:rPr>
        <w:t>区域提取式</w:t>
      </w:r>
      <w:r w:rsidR="005C3EC2">
        <w:rPr>
          <w:shd w:val="clear" w:color="auto" w:fill="FFFFFF"/>
        </w:rPr>
        <w:t>图像分割</w:t>
      </w:r>
      <w:r w:rsidR="005C3EC2">
        <w:rPr>
          <w:rFonts w:hint="eastAsia"/>
          <w:shd w:val="clear" w:color="auto" w:fill="FFFFFF"/>
        </w:rPr>
        <w:t>方法</w:t>
      </w:r>
      <w:r w:rsidR="005C3EC2">
        <w:rPr>
          <w:shd w:val="clear" w:color="auto" w:fill="FFFFFF"/>
        </w:rPr>
        <w:t>。它的分割思想</w:t>
      </w:r>
      <w:r w:rsidR="005C3EC2">
        <w:rPr>
          <w:rFonts w:hint="eastAsia"/>
          <w:shd w:val="clear" w:color="auto" w:fill="FFFFFF"/>
        </w:rPr>
        <w:t>与马尔科夫随机场相似，但是</w:t>
      </w:r>
      <w:proofErr w:type="gramStart"/>
      <w:r w:rsidR="005C3EC2">
        <w:rPr>
          <w:rFonts w:hint="eastAsia"/>
          <w:shd w:val="clear" w:color="auto" w:fill="FFFFFF"/>
        </w:rPr>
        <w:t>是</w:t>
      </w:r>
      <w:proofErr w:type="gramEnd"/>
      <w:r w:rsidR="005C3EC2">
        <w:rPr>
          <w:rFonts w:hint="eastAsia"/>
          <w:shd w:val="clear" w:color="auto" w:fill="FFFFFF"/>
        </w:rPr>
        <w:t>一个相对更加简化的模型</w:t>
      </w:r>
      <w:r w:rsidR="005C3EC2">
        <w:rPr>
          <w:shd w:val="clear" w:color="auto" w:fill="FFFFFF"/>
        </w:rPr>
        <w:t>，以图像的像素为图的顶点，相邻像素之间的四邻域或八邻域关系为图的边</w:t>
      </w:r>
      <w:r w:rsidR="005C3EC2">
        <w:rPr>
          <w:rFonts w:hint="eastAsia"/>
          <w:shd w:val="clear" w:color="auto" w:fill="FFFFFF"/>
        </w:rPr>
        <w:t>（即一二阶原子团）</w:t>
      </w:r>
      <w:r w:rsidR="005C3EC2">
        <w:rPr>
          <w:shd w:val="clear" w:color="auto" w:fill="FFFFFF"/>
        </w:rPr>
        <w:t>，并根据像素属性及相邻像素之间特征的相似性定义图中各边的权值，以此构建网络图，然后由通过用户手工指定前景和背景标记，</w:t>
      </w:r>
      <w:proofErr w:type="gramStart"/>
      <w:r w:rsidR="005C3EC2">
        <w:rPr>
          <w:shd w:val="clear" w:color="auto" w:fill="FFFFFF"/>
        </w:rPr>
        <w:t>即前景</w:t>
      </w:r>
      <w:proofErr w:type="gramEnd"/>
      <w:r w:rsidR="005C3EC2">
        <w:rPr>
          <w:shd w:val="clear" w:color="auto" w:fill="FFFFFF"/>
        </w:rPr>
        <w:t>物体和背景物体的种子像素，以边上的权重为转移概率，未标记像素节点为初始点，计算每个未标记节点首次到达各种子像素的概率，根据概率大小，划分未标记节点，得到最终分割结果。</w:t>
      </w:r>
    </w:p>
    <w:p w14:paraId="7E469C29" w14:textId="77777777" w:rsidR="005C3EC2" w:rsidRDefault="005C3EC2" w:rsidP="005C3EC2">
      <w:pPr>
        <w:pStyle w:val="ab"/>
        <w:rPr>
          <w:shd w:val="clear" w:color="auto" w:fill="FFFFFF"/>
        </w:rPr>
      </w:pPr>
      <w:r>
        <w:rPr>
          <w:rFonts w:hint="eastAsia"/>
          <w:shd w:val="clear" w:color="auto" w:fill="FFFFFF"/>
        </w:rPr>
        <w:t>基于随机游走的图像分割算法流程如下，首先需要用户输入</w:t>
      </w:r>
      <w:r>
        <w:rPr>
          <w:rFonts w:hint="eastAsia"/>
          <w:shd w:val="clear" w:color="auto" w:fill="FFFFFF"/>
        </w:rPr>
        <w:t>k</w:t>
      </w:r>
      <w:proofErr w:type="gramStart"/>
      <w:r>
        <w:rPr>
          <w:rFonts w:hint="eastAsia"/>
          <w:shd w:val="clear" w:color="auto" w:fill="FFFFFF"/>
        </w:rPr>
        <w:t>个</w:t>
      </w:r>
      <w:proofErr w:type="gramEnd"/>
      <w:r>
        <w:rPr>
          <w:rFonts w:hint="eastAsia"/>
          <w:shd w:val="clear" w:color="auto" w:fill="FFFFFF"/>
        </w:rPr>
        <w:t>标记点作为种子点，按照输入的种子点将图像分割为</w:t>
      </w:r>
      <w:r>
        <w:rPr>
          <w:rFonts w:hint="eastAsia"/>
          <w:shd w:val="clear" w:color="auto" w:fill="FFFFFF"/>
        </w:rPr>
        <w:t>k</w:t>
      </w:r>
      <w:proofErr w:type="gramStart"/>
      <w:r>
        <w:rPr>
          <w:rFonts w:hint="eastAsia"/>
          <w:shd w:val="clear" w:color="auto" w:fill="FFFFFF"/>
        </w:rPr>
        <w:t>个</w:t>
      </w:r>
      <w:proofErr w:type="gramEnd"/>
      <w:r>
        <w:rPr>
          <w:rFonts w:hint="eastAsia"/>
          <w:shd w:val="clear" w:color="auto" w:fill="FFFFFF"/>
        </w:rPr>
        <w:t>对应的区域，而扩散的过程用随机游走过程来描述。加入随机游走概率公式作为约束，并利用标记点的概率作为边界约束条件，</w:t>
      </w:r>
      <w:r>
        <w:rPr>
          <w:shd w:val="clear" w:color="auto" w:fill="FFFFFF"/>
        </w:rPr>
        <w:t>将图像分割问题转换为</w:t>
      </w:r>
      <w:r>
        <w:rPr>
          <w:shd w:val="clear" w:color="auto" w:fill="FFFFFF"/>
        </w:rPr>
        <w:t>Dirichlet</w:t>
      </w:r>
      <w:r>
        <w:rPr>
          <w:shd w:val="clear" w:color="auto" w:fill="FFFFFF"/>
        </w:rPr>
        <w:t>问题进行求解。</w:t>
      </w:r>
      <w:r>
        <w:rPr>
          <w:rFonts w:hint="eastAsia"/>
          <w:shd w:val="clear" w:color="auto" w:fill="FFFFFF"/>
        </w:rPr>
        <w:t>如图为插入三个种子点经过运算后得到到达</w:t>
      </w:r>
      <w:r>
        <w:rPr>
          <w:rFonts w:hint="eastAsia"/>
          <w:shd w:val="clear" w:color="auto" w:fill="FFFFFF"/>
        </w:rPr>
        <w:t>L1</w:t>
      </w:r>
      <w:r>
        <w:rPr>
          <w:rFonts w:hint="eastAsia"/>
          <w:shd w:val="clear" w:color="auto" w:fill="FFFFFF"/>
        </w:rPr>
        <w:t>点概率的分布图。</w:t>
      </w:r>
    </w:p>
    <w:p w14:paraId="75E1C1BC" w14:textId="77777777" w:rsidR="005C3EC2" w:rsidRDefault="005C3EC2" w:rsidP="005C3EC2">
      <w:pPr>
        <w:keepNext/>
        <w:jc w:val="center"/>
      </w:pPr>
      <w:r>
        <w:rPr>
          <w:noProof/>
        </w:rPr>
        <w:lastRenderedPageBreak/>
        <w:drawing>
          <wp:inline distT="0" distB="0" distL="0" distR="0" wp14:anchorId="4078458F" wp14:editId="61114681">
            <wp:extent cx="3025775" cy="1668439"/>
            <wp:effectExtent l="0" t="0" r="317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5587" cy="1734505"/>
                    </a:xfrm>
                    <a:prstGeom prst="rect">
                      <a:avLst/>
                    </a:prstGeom>
                    <a:noFill/>
                    <a:ln>
                      <a:noFill/>
                    </a:ln>
                  </pic:spPr>
                </pic:pic>
              </a:graphicData>
            </a:graphic>
          </wp:inline>
        </w:drawing>
      </w:r>
      <w:r>
        <w:rPr>
          <w:noProof/>
        </w:rPr>
        <w:drawing>
          <wp:inline distT="0" distB="0" distL="0" distR="0" wp14:anchorId="6ECAAE9C" wp14:editId="70997827">
            <wp:extent cx="1695450" cy="1676182"/>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9629" cy="1739632"/>
                    </a:xfrm>
                    <a:prstGeom prst="rect">
                      <a:avLst/>
                    </a:prstGeom>
                    <a:noFill/>
                    <a:ln>
                      <a:noFill/>
                    </a:ln>
                  </pic:spPr>
                </pic:pic>
              </a:graphicData>
            </a:graphic>
          </wp:inline>
        </w:drawing>
      </w:r>
    </w:p>
    <w:p w14:paraId="70D2386A" w14:textId="77777777" w:rsidR="005C3EC2" w:rsidRDefault="005C3EC2" w:rsidP="005C3EC2">
      <w:pPr>
        <w:pStyle w:val="a"/>
      </w:pPr>
      <w:r>
        <w:rPr>
          <w:rFonts w:hint="eastAsia"/>
        </w:rPr>
        <w:t>种子节点预设以及最终各点游走到</w:t>
      </w:r>
      <w:r>
        <w:rPr>
          <w:rFonts w:hint="eastAsia"/>
        </w:rPr>
        <w:t>L1</w:t>
      </w:r>
      <w:r>
        <w:rPr>
          <w:rFonts w:hint="eastAsia"/>
        </w:rPr>
        <w:t>点的概率</w:t>
      </w:r>
    </w:p>
    <w:p w14:paraId="4BCB22BC" w14:textId="77777777" w:rsidR="005C3EC2" w:rsidRPr="00DF3D6B" w:rsidRDefault="005C3EC2" w:rsidP="005C3EC2">
      <w:pPr>
        <w:pStyle w:val="ab"/>
        <w:rPr>
          <w:shd w:val="clear" w:color="auto" w:fill="FFFFFF"/>
        </w:rPr>
      </w:pPr>
      <w:del w:id="45" w:author="孙 启楚" w:date="2021-01-22T12:46:00Z">
        <w:r w:rsidDel="007D25DF">
          <w:tab/>
        </w:r>
      </w:del>
      <w:r>
        <w:rPr>
          <w:rFonts w:hint="eastAsia"/>
        </w:rPr>
        <w:t>最后对每一个标记点进行</w:t>
      </w:r>
      <w:r>
        <w:rPr>
          <w:shd w:val="clear" w:color="auto" w:fill="FFFFFF"/>
        </w:rPr>
        <w:t>对</w:t>
      </w:r>
      <w:r>
        <w:rPr>
          <w:rFonts w:hint="eastAsia"/>
          <w:shd w:val="clear" w:color="auto" w:fill="FFFFFF"/>
        </w:rPr>
        <w:t>k</w:t>
      </w:r>
      <w:r>
        <w:rPr>
          <w:shd w:val="clear" w:color="auto" w:fill="FFFFFF"/>
        </w:rPr>
        <w:t> </w:t>
      </w:r>
      <w:r>
        <w:rPr>
          <w:shd w:val="clear" w:color="auto" w:fill="FFFFFF"/>
        </w:rPr>
        <w:t>类标记的隶属度值进行判断，若未标记点</w:t>
      </w:r>
      <w:proofErr w:type="gramStart"/>
      <w:r>
        <w:rPr>
          <w:shd w:val="clear" w:color="auto" w:fill="FFFFFF"/>
        </w:rPr>
        <w:t>到达第</w:t>
      </w:r>
      <w:proofErr w:type="gramEnd"/>
      <w:r>
        <w:rPr>
          <w:shd w:val="clear" w:color="auto" w:fill="FFFFFF"/>
        </w:rPr>
        <w:t>k</w:t>
      </w:r>
      <w:r>
        <w:rPr>
          <w:shd w:val="clear" w:color="auto" w:fill="FFFFFF"/>
        </w:rPr>
        <w:t>类的概率最大，则将未标记节点</w:t>
      </w:r>
      <w:r>
        <w:rPr>
          <w:shd w:val="clear" w:color="auto" w:fill="FFFFFF"/>
        </w:rPr>
        <w:t>vi</w:t>
      </w:r>
      <w:r>
        <w:rPr>
          <w:shd w:val="clear" w:color="auto" w:fill="FFFFFF"/>
        </w:rPr>
        <w:t>判别为属于类别</w:t>
      </w:r>
      <w:r>
        <w:rPr>
          <w:shd w:val="clear" w:color="auto" w:fill="FFFFFF"/>
        </w:rPr>
        <w:t>k</w:t>
      </w:r>
      <w:r>
        <w:rPr>
          <w:shd w:val="clear" w:color="auto" w:fill="FFFFFF"/>
        </w:rPr>
        <w:t>，完成分割。</w:t>
      </w:r>
      <w:r w:rsidRPr="00DF3D6B">
        <w:rPr>
          <w:rFonts w:hint="eastAsia"/>
          <w:shd w:val="clear" w:color="auto" w:fill="FFFFFF"/>
        </w:rPr>
        <w:t>这种方法</w:t>
      </w:r>
      <w:r>
        <w:rPr>
          <w:rFonts w:hint="eastAsia"/>
          <w:shd w:val="clear" w:color="auto" w:fill="FFFFFF"/>
        </w:rPr>
        <w:t>相比于传统的分割算法，利用了随机游走过程来反映像素点之间的联系，其</w:t>
      </w:r>
      <w:r w:rsidRPr="00DF3D6B">
        <w:rPr>
          <w:rFonts w:hint="eastAsia"/>
          <w:shd w:val="clear" w:color="auto" w:fill="FFFFFF"/>
        </w:rPr>
        <w:t>原理</w:t>
      </w:r>
      <w:r>
        <w:rPr>
          <w:rFonts w:hint="eastAsia"/>
          <w:shd w:val="clear" w:color="auto" w:fill="FFFFFF"/>
        </w:rPr>
        <w:t>简单实现方便，但是只是生硬的利用随机游走模型来反映像素点之间的关联程度，对于不满足简单随机游走模型分布的像素</w:t>
      </w:r>
      <w:proofErr w:type="gramStart"/>
      <w:r>
        <w:rPr>
          <w:rFonts w:hint="eastAsia"/>
          <w:shd w:val="clear" w:color="auto" w:fill="FFFFFF"/>
        </w:rPr>
        <w:t>集依然</w:t>
      </w:r>
      <w:proofErr w:type="gramEnd"/>
      <w:r>
        <w:rPr>
          <w:rFonts w:hint="eastAsia"/>
          <w:shd w:val="clear" w:color="auto" w:fill="FFFFFF"/>
        </w:rPr>
        <w:t>不能很好的反映其关联特征。为了解决这一问题，需要首先给寻找一个普适的模型来反映各像素点之间的分布规律。</w:t>
      </w:r>
    </w:p>
    <w:p w14:paraId="4B00533F" w14:textId="5C64DFF6" w:rsidR="005C3EC2" w:rsidRPr="00DF3D6B" w:rsidRDefault="005C3EC2" w:rsidP="005C3EC2">
      <w:pPr>
        <w:pStyle w:val="3"/>
      </w:pPr>
      <w:bookmarkStart w:id="46" w:name="_Toc62212717"/>
      <w:bookmarkStart w:id="47" w:name="_Toc62221205"/>
      <w:r w:rsidRPr="00DF3D6B">
        <w:rPr>
          <w:rFonts w:hint="eastAsia"/>
        </w:rPr>
        <w:t>基于</w:t>
      </w:r>
      <w:r w:rsidR="00D3116D">
        <w:rPr>
          <w:rFonts w:hint="eastAsia"/>
        </w:rPr>
        <w:t>马尔科夫</w:t>
      </w:r>
      <w:r w:rsidRPr="00DF3D6B">
        <w:rPr>
          <w:rFonts w:hint="eastAsia"/>
        </w:rPr>
        <w:t>随机场模型</w:t>
      </w:r>
      <w:r w:rsidR="00D3116D">
        <w:rPr>
          <w:rFonts w:hint="eastAsia"/>
        </w:rPr>
        <w:t>——</w:t>
      </w:r>
      <w:r>
        <w:rPr>
          <w:rFonts w:hint="eastAsia"/>
        </w:rPr>
        <w:t>像素点分布规律的表征</w:t>
      </w:r>
      <w:bookmarkEnd w:id="46"/>
      <w:bookmarkEnd w:id="47"/>
    </w:p>
    <w:p w14:paraId="668686A1" w14:textId="77777777" w:rsidR="005C3EC2" w:rsidRDefault="005C3EC2" w:rsidP="005C3EC2">
      <w:pPr>
        <w:pStyle w:val="4"/>
        <w:rPr>
          <w:b w:val="0"/>
        </w:rPr>
      </w:pPr>
      <w:r>
        <w:rPr>
          <w:rFonts w:hint="eastAsia"/>
        </w:rPr>
        <w:t>实际图像</w:t>
      </w:r>
      <w:proofErr w:type="gramStart"/>
      <w:r>
        <w:rPr>
          <w:rFonts w:hint="eastAsia"/>
        </w:rPr>
        <w:t>像素点集的</w:t>
      </w:r>
      <w:proofErr w:type="gramEnd"/>
      <w:r>
        <w:rPr>
          <w:rFonts w:hint="eastAsia"/>
        </w:rPr>
        <w:t>关联特征</w:t>
      </w:r>
    </w:p>
    <w:p w14:paraId="51E7BA29" w14:textId="7B9D46A0" w:rsidR="005C3EC2" w:rsidRDefault="005C3EC2" w:rsidP="005C3EC2">
      <w:pPr>
        <w:pStyle w:val="ab"/>
      </w:pPr>
      <w:r>
        <w:t>图模型在概率论与图论之间建立起了有效的联系，能够将图像的时间和空间等信息有机地结合到一起，依赖大量的变量独立关系，构建了一种基于联合概率分布的结构模型，为解决</w:t>
      </w:r>
      <w:r>
        <w:rPr>
          <w:rFonts w:hint="eastAsia"/>
        </w:rPr>
        <w:t>图像处理</w:t>
      </w:r>
      <w:r>
        <w:t>的不确定性问题提供了重要的途径。基于图的分割方法首先对图像建立一个图模型</w:t>
      </w:r>
      <w:r>
        <w:rPr>
          <w:rFonts w:hint="eastAsia"/>
        </w:rPr>
        <w:t>，</w:t>
      </w:r>
      <w:r>
        <w:t>如</w:t>
      </w:r>
      <w:r w:rsidR="00D3116D">
        <w:t>马尔科夫</w:t>
      </w:r>
      <w:r>
        <w:t>随机场</w:t>
      </w:r>
      <w:r>
        <w:rPr>
          <w:rFonts w:hint="eastAsia"/>
        </w:rPr>
        <w:t>、</w:t>
      </w:r>
      <w:r>
        <w:t>贝叶斯网络等。</w:t>
      </w:r>
      <w:r>
        <w:rPr>
          <w:rFonts w:hint="eastAsia"/>
        </w:rPr>
        <w:t>如前文所述，利用马尔科夫随机场</w:t>
      </w:r>
      <w:r w:rsidR="00D3116D">
        <w:rPr>
          <w:rFonts w:hint="eastAsia"/>
        </w:rPr>
        <w:t>（</w:t>
      </w:r>
      <w:r w:rsidR="00D3116D">
        <w:rPr>
          <w:rFonts w:hint="eastAsia"/>
        </w:rPr>
        <w:t>MRF</w:t>
      </w:r>
      <w:r w:rsidR="00D3116D">
        <w:rPr>
          <w:rFonts w:hint="eastAsia"/>
        </w:rPr>
        <w:t>）</w:t>
      </w:r>
      <w:r>
        <w:rPr>
          <w:rFonts w:hint="eastAsia"/>
        </w:rPr>
        <w:t>能够很好地表征图像像素点的分布特征</w:t>
      </w:r>
      <w:r>
        <w:t>。</w:t>
      </w:r>
    </w:p>
    <w:p w14:paraId="41DD9168" w14:textId="1924DBD6" w:rsidR="005C3EC2" w:rsidRPr="00856B7F" w:rsidRDefault="005C3EC2" w:rsidP="005C3EC2">
      <w:pPr>
        <w:pStyle w:val="ab"/>
        <w:rPr>
          <w:b/>
          <w:bCs/>
        </w:rPr>
      </w:pPr>
      <w:r>
        <w:rPr>
          <w:rFonts w:hint="eastAsia"/>
        </w:rPr>
        <w:t>既然能够表征图像的性质，还需要更为具体的理论支撑来提高可行性。</w:t>
      </w:r>
      <w:r>
        <w:t>在</w:t>
      </w:r>
      <w:r w:rsidR="00915C3A">
        <w:rPr>
          <w:rFonts w:hint="eastAsia"/>
        </w:rPr>
        <w:t>马尔科夫随机场</w:t>
      </w:r>
      <w:r>
        <w:t>框架下，图像</w:t>
      </w:r>
      <w:proofErr w:type="gramStart"/>
      <w:r>
        <w:t>标号场</w:t>
      </w:r>
      <w:proofErr w:type="gramEnd"/>
      <w:r w:rsidR="00D3116D">
        <w:rPr>
          <w:rFonts w:hint="eastAsia"/>
        </w:rPr>
        <w:t>被</w:t>
      </w:r>
      <w:proofErr w:type="gramStart"/>
      <w:r>
        <w:t>看做</w:t>
      </w:r>
      <w:proofErr w:type="gramEnd"/>
      <w:r w:rsidR="00D3116D">
        <w:rPr>
          <w:rFonts w:hint="eastAsia"/>
        </w:rPr>
        <w:t>是</w:t>
      </w:r>
      <w:r>
        <w:t>一个二维随机过程，通过</w:t>
      </w:r>
      <w:r w:rsidR="00D3116D">
        <w:rPr>
          <w:rFonts w:hint="eastAsia"/>
        </w:rPr>
        <w:t>马尔科夫随机场</w:t>
      </w:r>
      <w:r>
        <w:t>的邻域概念将图像的局部范围内的像素联系起来，采用图像的局部特性描述当前像素。但是对于</w:t>
      </w:r>
      <w:r w:rsidR="00D3116D">
        <w:rPr>
          <w:rFonts w:hint="eastAsia"/>
        </w:rPr>
        <w:t>马尔科夫随机场</w:t>
      </w:r>
      <w:r>
        <w:t>来说，很难描述图像的局部特性，阻碍了</w:t>
      </w:r>
      <w:r w:rsidR="00D3116D">
        <w:rPr>
          <w:rFonts w:hint="eastAsia"/>
        </w:rPr>
        <w:t>其</w:t>
      </w:r>
      <w:r>
        <w:t>在图像处理领域的应用。</w:t>
      </w:r>
      <w:r>
        <w:rPr>
          <w:rFonts w:hint="eastAsia"/>
        </w:rPr>
        <w:t>Hammersley</w:t>
      </w:r>
      <w:r>
        <w:t>等人提出了</w:t>
      </w:r>
      <w:r w:rsidR="00D3116D">
        <w:rPr>
          <w:rFonts w:hint="eastAsia"/>
        </w:rPr>
        <w:t>马尔科夫随机场</w:t>
      </w:r>
      <w:r>
        <w:t>的局部</w:t>
      </w:r>
      <w:r w:rsidR="00D3116D">
        <w:t>马尔科夫</w:t>
      </w:r>
      <w:r>
        <w:t>性和</w:t>
      </w:r>
      <w:r>
        <w:rPr>
          <w:rFonts w:hint="eastAsia"/>
        </w:rPr>
        <w:t>Gibbs</w:t>
      </w:r>
      <w:r>
        <w:t>随机场的全局性的等价关系。</w:t>
      </w:r>
      <w:r>
        <w:rPr>
          <w:rFonts w:hint="eastAsia"/>
        </w:rPr>
        <w:t>并由</w:t>
      </w:r>
      <w:proofErr w:type="spellStart"/>
      <w:r>
        <w:rPr>
          <w:rFonts w:hint="eastAsia"/>
        </w:rPr>
        <w:t>Besay</w:t>
      </w:r>
      <w:proofErr w:type="spellEnd"/>
      <w:r>
        <w:t>进一步证明了</w:t>
      </w:r>
      <w:r>
        <w:rPr>
          <w:rFonts w:hint="eastAsia"/>
        </w:rPr>
        <w:t>Hammersley-Clifford</w:t>
      </w:r>
      <w:r>
        <w:t>定理</w:t>
      </w:r>
      <w:r>
        <w:rPr>
          <w:rFonts w:hint="eastAsia"/>
        </w:rPr>
        <w:t>，</w:t>
      </w:r>
      <w:r>
        <w:t>给出</w:t>
      </w:r>
      <w:r w:rsidR="00D3116D">
        <w:rPr>
          <w:rFonts w:hint="eastAsia"/>
        </w:rPr>
        <w:t>马尔科夫随机场</w:t>
      </w:r>
      <w:r>
        <w:t>与</w:t>
      </w:r>
      <w:r>
        <w:rPr>
          <w:rFonts w:hint="eastAsia"/>
        </w:rPr>
        <w:t>Gibbs</w:t>
      </w:r>
      <w:r>
        <w:t>分布等价的条件：一个随机场是关</w:t>
      </w:r>
      <w:r>
        <w:lastRenderedPageBreak/>
        <w:t>于邻域系统的</w:t>
      </w:r>
      <w:r w:rsidR="00D3116D">
        <w:rPr>
          <w:rFonts w:hint="eastAsia"/>
        </w:rPr>
        <w:t>马尔科夫随机场</w:t>
      </w:r>
      <w:r>
        <w:t>，当且仅当这个随机场是关于邻域系统的</w:t>
      </w:r>
      <w:r>
        <w:rPr>
          <w:rFonts w:hint="eastAsia"/>
        </w:rPr>
        <w:t>Gibbs</w:t>
      </w:r>
      <w:r>
        <w:t>分布。</w:t>
      </w:r>
      <w:r>
        <w:rPr>
          <w:rFonts w:hint="eastAsia"/>
        </w:rPr>
        <w:t>使得利用概率无向图分析图像的理论能够较为简单地实现。</w:t>
      </w:r>
    </w:p>
    <w:p w14:paraId="6C202CCD" w14:textId="77777777" w:rsidR="005C3EC2" w:rsidRDefault="005C3EC2" w:rsidP="005C3EC2">
      <w:pPr>
        <w:pStyle w:val="4"/>
        <w:rPr>
          <w:b w:val="0"/>
          <w:shd w:val="clear" w:color="auto" w:fill="FFFFFF"/>
        </w:rPr>
      </w:pPr>
      <w:r>
        <w:rPr>
          <w:rFonts w:hint="eastAsia"/>
          <w:shd w:val="clear" w:color="auto" w:fill="FFFFFF"/>
        </w:rPr>
        <w:t>利用概率无向图模型进行区域提取</w:t>
      </w:r>
    </w:p>
    <w:p w14:paraId="2963B580" w14:textId="660E8E45" w:rsidR="005C3EC2" w:rsidRDefault="005C3EC2" w:rsidP="005C3EC2">
      <w:pPr>
        <w:pStyle w:val="ab"/>
      </w:pPr>
      <w:r>
        <w:t>在图像分割中，边的权值表示两个像素的</w:t>
      </w:r>
      <w:proofErr w:type="gramStart"/>
      <w:r>
        <w:t>不</w:t>
      </w:r>
      <w:proofErr w:type="gramEnd"/>
      <w:r>
        <w:t>相似性度量，如灰度、颜色、运动、位置等的差别。从统计学观点来看，基于图的分割方法就是以最大概率得到这个图的分割组态，相应地把一个图划分成不同的子图，每一个子图代表一个分割的区域。在基于图模型的图像处理方法中，</w:t>
      </w:r>
      <w:r w:rsidR="00D3116D">
        <w:t>马尔科夫</w:t>
      </w:r>
      <w:r>
        <w:t>随机场模型由于其简便的图像</w:t>
      </w:r>
      <w:r>
        <w:rPr>
          <w:rFonts w:hint="eastAsia"/>
        </w:rPr>
        <w:t>描述方式得到了广泛的应用。</w:t>
      </w:r>
    </w:p>
    <w:p w14:paraId="7136C13E" w14:textId="29ECEE69" w:rsidR="005C3EC2" w:rsidRDefault="005C3EC2" w:rsidP="005C3EC2">
      <w:pPr>
        <w:pStyle w:val="ab"/>
        <w:rPr>
          <w:rFonts w:ascii="Arial" w:hAnsi="Arial" w:cs="Arial"/>
          <w:b/>
          <w:bCs/>
          <w:color w:val="333333"/>
          <w:szCs w:val="21"/>
          <w:shd w:val="clear" w:color="auto" w:fill="FFFFFF"/>
        </w:rPr>
      </w:pPr>
      <w:r>
        <w:t>基于</w:t>
      </w:r>
      <w:r w:rsidR="00D3116D">
        <w:rPr>
          <w:rFonts w:hint="eastAsia"/>
        </w:rPr>
        <w:t>马尔科夫随机场</w:t>
      </w:r>
      <w:r>
        <w:t>模型的分割方法建立在</w:t>
      </w:r>
      <w:r w:rsidR="00D3116D">
        <w:rPr>
          <w:rFonts w:hint="eastAsia"/>
        </w:rPr>
        <w:t>马尔科夫随机场</w:t>
      </w:r>
      <w:r>
        <w:t>模型和贝叶斯理论的基础上，根据统计决策和估计理论中的最优准则确定图像分割问题的目标函数，采用一些优化算法求取满足这些条件的</w:t>
      </w:r>
      <w:r w:rsidR="00D3116D">
        <w:rPr>
          <w:rFonts w:hint="eastAsia"/>
        </w:rPr>
        <w:t>马尔科夫随机场</w:t>
      </w:r>
      <w:r>
        <w:t>的最大可能分布，从而将图像分割问题转换为</w:t>
      </w:r>
      <w:r w:rsidR="00D3116D">
        <w:rPr>
          <w:rFonts w:hint="eastAsia"/>
        </w:rPr>
        <w:t>马尔科夫随机场</w:t>
      </w:r>
      <w:r>
        <w:t>分布的最优化问题。</w:t>
      </w:r>
    </w:p>
    <w:p w14:paraId="5CA06E3E" w14:textId="77777777" w:rsidR="005C3EC2" w:rsidRDefault="005C3EC2" w:rsidP="005C3EC2">
      <w:pPr>
        <w:pStyle w:val="3"/>
      </w:pPr>
      <w:bookmarkStart w:id="48" w:name="_Toc62212718"/>
      <w:bookmarkStart w:id="49" w:name="_Toc62221206"/>
      <w:r w:rsidRPr="00A6710A">
        <w:rPr>
          <w:rFonts w:hint="eastAsia"/>
        </w:rPr>
        <w:t>小波变换</w:t>
      </w:r>
      <w:proofErr w:type="gramStart"/>
      <w:r>
        <w:t>—</w:t>
      </w:r>
      <w:r>
        <w:rPr>
          <w:rFonts w:hint="eastAsia"/>
        </w:rPr>
        <w:t>寻找</w:t>
      </w:r>
      <w:proofErr w:type="gramEnd"/>
      <w:r>
        <w:rPr>
          <w:rFonts w:hint="eastAsia"/>
        </w:rPr>
        <w:t>边界的优化算法</w:t>
      </w:r>
      <w:bookmarkEnd w:id="48"/>
      <w:bookmarkEnd w:id="49"/>
    </w:p>
    <w:p w14:paraId="11B23125" w14:textId="77777777" w:rsidR="005C3EC2" w:rsidRDefault="005C3EC2" w:rsidP="005C3EC2">
      <w:pPr>
        <w:pStyle w:val="4"/>
      </w:pPr>
      <w:r>
        <w:rPr>
          <w:rFonts w:hint="eastAsia"/>
        </w:rPr>
        <w:t>非平稳分布的变换域分析</w:t>
      </w:r>
    </w:p>
    <w:p w14:paraId="7C140C23" w14:textId="77777777" w:rsidR="005C3EC2" w:rsidRDefault="005C3EC2" w:rsidP="005C3EC2">
      <w:pPr>
        <w:pStyle w:val="ab"/>
        <w:rPr>
          <w:shd w:val="clear" w:color="auto" w:fill="FFFFFF"/>
        </w:rPr>
      </w:pPr>
      <w:r w:rsidRPr="004B6101">
        <w:rPr>
          <w:rFonts w:hint="eastAsia"/>
          <w:shd w:val="clear" w:color="auto" w:fill="FFFFFF"/>
        </w:rPr>
        <w:t>平稳信号大多是人为制造出来的，自然界的大量信号几乎都是非平稳的</w:t>
      </w:r>
      <w:r>
        <w:rPr>
          <w:rFonts w:hint="eastAsia"/>
          <w:shd w:val="clear" w:color="auto" w:fill="FFFFFF"/>
        </w:rPr>
        <w:t>。而对于表征二维图像的像素点集合，其平稳的条件要比时域信号严苛得多。相比于处理非平稳时域信号短时傅里叶变换的方法，由于不确定性原理，人为加入不同尺寸的</w:t>
      </w:r>
      <w:proofErr w:type="gramStart"/>
      <w:r>
        <w:rPr>
          <w:rFonts w:hint="eastAsia"/>
          <w:shd w:val="clear" w:color="auto" w:fill="FFFFFF"/>
        </w:rPr>
        <w:t>窗无法普</w:t>
      </w:r>
      <w:proofErr w:type="gramEnd"/>
      <w:r>
        <w:rPr>
          <w:rFonts w:hint="eastAsia"/>
          <w:shd w:val="clear" w:color="auto" w:fill="FFFFFF"/>
        </w:rPr>
        <w:t>适地保证时域和频域的精确度，而小波变换则能够较好地解决这一问题。小波变换将</w:t>
      </w:r>
      <w:r>
        <w:rPr>
          <w:rFonts w:hint="eastAsia"/>
          <w:shd w:val="clear" w:color="auto" w:fill="FFFFFF"/>
        </w:rPr>
        <w:t>FT</w:t>
      </w:r>
      <w:r w:rsidRPr="00E57715">
        <w:rPr>
          <w:rFonts w:hint="eastAsia"/>
          <w:shd w:val="clear" w:color="auto" w:fill="FFFFFF"/>
        </w:rPr>
        <w:t>无限长的三角函数基换成了有限长的会衰减的小波基</w:t>
      </w:r>
      <w:r>
        <w:rPr>
          <w:rFonts w:hint="eastAsia"/>
          <w:shd w:val="clear" w:color="auto" w:fill="FFFFFF"/>
        </w:rPr>
        <w:t>，其示意图如图</w:t>
      </w:r>
      <w:r>
        <w:rPr>
          <w:shd w:val="clear" w:color="auto" w:fill="FFFFFF"/>
        </w:rPr>
        <w:t>3</w:t>
      </w:r>
      <w:r w:rsidRPr="00E57715">
        <w:rPr>
          <w:rFonts w:hint="eastAsia"/>
          <w:shd w:val="clear" w:color="auto" w:fill="FFFFFF"/>
        </w:rPr>
        <w:t>。</w:t>
      </w:r>
      <w:r>
        <w:rPr>
          <w:rFonts w:hint="eastAsia"/>
          <w:shd w:val="clear" w:color="auto" w:fill="FFFFFF"/>
        </w:rPr>
        <w:t>对于实际图像像素点分布的非平稳性。</w:t>
      </w:r>
      <w:r w:rsidRPr="00E57715">
        <w:rPr>
          <w:rFonts w:hint="eastAsia"/>
          <w:shd w:val="clear" w:color="auto" w:fill="FFFFFF"/>
        </w:rPr>
        <w:t>从公式可以看出，不同于傅里叶变换</w:t>
      </w:r>
      <w:r>
        <w:rPr>
          <w:rFonts w:hint="eastAsia"/>
          <w:shd w:val="clear" w:color="auto" w:fill="FFFFFF"/>
        </w:rPr>
        <w:t>，</w:t>
      </w:r>
      <w:r w:rsidRPr="00E57715">
        <w:rPr>
          <w:rFonts w:hint="eastAsia"/>
          <w:shd w:val="clear" w:color="auto" w:fill="FFFFFF"/>
        </w:rPr>
        <w:t>小波变换</w:t>
      </w:r>
      <w:r>
        <w:rPr>
          <w:rFonts w:hint="eastAsia"/>
          <w:shd w:val="clear" w:color="auto" w:fill="FFFFFF"/>
        </w:rPr>
        <w:t>包括</w:t>
      </w:r>
      <w:r w:rsidRPr="00E57715">
        <w:rPr>
          <w:rFonts w:hint="eastAsia"/>
          <w:shd w:val="clear" w:color="auto" w:fill="FFFFFF"/>
        </w:rPr>
        <w:t>尺度</w:t>
      </w:r>
      <w:r w:rsidRPr="00E57715">
        <w:rPr>
          <w:rFonts w:hint="eastAsia"/>
          <w:shd w:val="clear" w:color="auto" w:fill="FFFFFF"/>
        </w:rPr>
        <w:t>a</w:t>
      </w:r>
      <w:r w:rsidRPr="00E57715">
        <w:rPr>
          <w:rFonts w:hint="eastAsia"/>
          <w:shd w:val="clear" w:color="auto" w:fill="FFFFFF"/>
        </w:rPr>
        <w:t>和平移量τ</w:t>
      </w:r>
      <w:r>
        <w:rPr>
          <w:rFonts w:hint="eastAsia"/>
          <w:shd w:val="clear" w:color="auto" w:fill="FFFFFF"/>
        </w:rPr>
        <w:t>两个变量</w:t>
      </w:r>
      <w:r w:rsidRPr="00E57715">
        <w:rPr>
          <w:rFonts w:hint="eastAsia"/>
          <w:shd w:val="clear" w:color="auto" w:fill="FFFFFF"/>
        </w:rPr>
        <w:t>。尺度</w:t>
      </w:r>
      <w:r w:rsidRPr="00E57715">
        <w:rPr>
          <w:rFonts w:hint="eastAsia"/>
          <w:shd w:val="clear" w:color="auto" w:fill="FFFFFF"/>
        </w:rPr>
        <w:t>a</w:t>
      </w:r>
      <w:r w:rsidRPr="00E57715">
        <w:rPr>
          <w:rFonts w:hint="eastAsia"/>
          <w:shd w:val="clear" w:color="auto" w:fill="FFFFFF"/>
        </w:rPr>
        <w:t>控制小波函数的伸缩，平移量</w:t>
      </w:r>
      <w:r w:rsidRPr="00E57715">
        <w:rPr>
          <w:rFonts w:hint="eastAsia"/>
          <w:shd w:val="clear" w:color="auto" w:fill="FFFFFF"/>
        </w:rPr>
        <w:t> </w:t>
      </w:r>
      <w:r w:rsidRPr="00E57715">
        <w:rPr>
          <w:rFonts w:hint="eastAsia"/>
          <w:shd w:val="clear" w:color="auto" w:fill="FFFFFF"/>
        </w:rPr>
        <w:t>τ控制小波函数的平移。尺度就对应于频率</w:t>
      </w:r>
      <w:r>
        <w:rPr>
          <w:rFonts w:hint="eastAsia"/>
          <w:shd w:val="clear" w:color="auto" w:fill="FFFFFF"/>
        </w:rPr>
        <w:t>的倒数</w:t>
      </w:r>
      <w:r w:rsidRPr="00E57715">
        <w:rPr>
          <w:rFonts w:hint="eastAsia"/>
          <w:shd w:val="clear" w:color="auto" w:fill="FFFFFF"/>
        </w:rPr>
        <w:t>，平移量τ就对应于时间。</w:t>
      </w:r>
      <w:r>
        <w:rPr>
          <w:rFonts w:hint="eastAsia"/>
          <w:shd w:val="clear" w:color="auto" w:fill="FFFFFF"/>
        </w:rPr>
        <w:t>从而得到一个与时间和频率相关的变换域函数。</w:t>
      </w:r>
    </w:p>
    <w:p w14:paraId="2822A7A8" w14:textId="77777777" w:rsidR="005C3EC2" w:rsidRDefault="005C3EC2" w:rsidP="005C3EC2">
      <w:pPr>
        <w:keepNext/>
        <w:jc w:val="center"/>
      </w:pPr>
      <w:r>
        <w:rPr>
          <w:noProof/>
        </w:rPr>
        <w:lastRenderedPageBreak/>
        <w:drawing>
          <wp:inline distT="0" distB="0" distL="0" distR="0" wp14:anchorId="4AA35625" wp14:editId="772CAB85">
            <wp:extent cx="2905760" cy="1746744"/>
            <wp:effectExtent l="0" t="0" r="0" b="6350"/>
            <wp:docPr id="18" name="图片 1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rotWithShape="1">
                    <a:blip r:embed="rId21">
                      <a:extLst>
                        <a:ext uri="{28A0092B-C50C-407E-A947-70E740481C1C}">
                          <a14:useLocalDpi xmlns:a14="http://schemas.microsoft.com/office/drawing/2010/main" val="0"/>
                        </a:ext>
                      </a:extLst>
                    </a:blip>
                    <a:srcRect t="14839"/>
                    <a:stretch/>
                  </pic:blipFill>
                  <pic:spPr bwMode="auto">
                    <a:xfrm>
                      <a:off x="0" y="0"/>
                      <a:ext cx="2923826" cy="1757604"/>
                    </a:xfrm>
                    <a:prstGeom prst="rect">
                      <a:avLst/>
                    </a:prstGeom>
                    <a:noFill/>
                    <a:ln>
                      <a:noFill/>
                    </a:ln>
                    <a:extLst>
                      <a:ext uri="{53640926-AAD7-44D8-BBD7-CCE9431645EC}">
                        <a14:shadowObscured xmlns:a14="http://schemas.microsoft.com/office/drawing/2010/main"/>
                      </a:ext>
                    </a:extLst>
                  </pic:spPr>
                </pic:pic>
              </a:graphicData>
            </a:graphic>
          </wp:inline>
        </w:drawing>
      </w:r>
    </w:p>
    <w:p w14:paraId="5486A522" w14:textId="77777777" w:rsidR="005C3EC2" w:rsidRDefault="005C3EC2" w:rsidP="005C3EC2">
      <w:pPr>
        <w:pStyle w:val="a"/>
      </w:pPr>
      <w:r>
        <w:rPr>
          <w:rFonts w:hint="eastAsia"/>
        </w:rPr>
        <w:t>小波变换的公式及基函数示意</w:t>
      </w:r>
    </w:p>
    <w:p w14:paraId="4C79DFAB" w14:textId="77777777" w:rsidR="005C3EC2" w:rsidRDefault="005C3EC2" w:rsidP="005C3EC2">
      <w:pPr>
        <w:pStyle w:val="ab"/>
      </w:pPr>
      <w:r>
        <w:tab/>
      </w:r>
      <w:r>
        <w:rPr>
          <w:rFonts w:hint="eastAsia"/>
        </w:rPr>
        <w:t>正如前言所述，将一维时域信号处理方法映射到二维空间的</w:t>
      </w:r>
      <w:proofErr w:type="gramStart"/>
      <w:r>
        <w:rPr>
          <w:rFonts w:hint="eastAsia"/>
        </w:rPr>
        <w:t>像素点集分布</w:t>
      </w:r>
      <w:proofErr w:type="gramEnd"/>
      <w:r>
        <w:rPr>
          <w:rFonts w:hint="eastAsia"/>
        </w:rPr>
        <w:t>的处理方法上理论上是可行的。但是由于我们处理的实际图像总是非平稳的，对应于非广义平稳的信号，我们不能够直接得到准确的频率分布特性，如图</w:t>
      </w:r>
      <w:r>
        <w:t>4</w:t>
      </w:r>
      <w:r>
        <w:rPr>
          <w:rFonts w:hint="eastAsia"/>
        </w:rPr>
        <w:t>。而小波变换就能够很好的处理不同时间信息处的频率特性，对于突变信号，小波信号也能够很好的避免</w:t>
      </w:r>
      <w:r>
        <w:rPr>
          <w:rFonts w:hint="eastAsia"/>
        </w:rPr>
        <w:t>FT</w:t>
      </w:r>
      <w:r>
        <w:rPr>
          <w:rFonts w:hint="eastAsia"/>
        </w:rPr>
        <w:t>存在的吉布斯效应，在特定的时间尺度上精确地反映时域信号的变化程度。因此，利用小波信号来检测二维空间非平稳分布图像</w:t>
      </w:r>
      <w:proofErr w:type="gramStart"/>
      <w:r>
        <w:rPr>
          <w:rFonts w:hint="eastAsia"/>
        </w:rPr>
        <w:t>像素点集的</w:t>
      </w:r>
      <w:proofErr w:type="gramEnd"/>
      <w:r>
        <w:rPr>
          <w:rFonts w:hint="eastAsia"/>
        </w:rPr>
        <w:t>边缘是一个可行的方法。</w:t>
      </w:r>
    </w:p>
    <w:p w14:paraId="7A86868C" w14:textId="77777777" w:rsidR="005C3EC2" w:rsidRDefault="005C3EC2" w:rsidP="005C3EC2">
      <w:pPr>
        <w:keepNext/>
        <w:jc w:val="center"/>
      </w:pPr>
      <w:r>
        <w:rPr>
          <w:noProof/>
        </w:rPr>
        <w:drawing>
          <wp:inline distT="0" distB="0" distL="0" distR="0" wp14:anchorId="07BD049B" wp14:editId="79666860">
            <wp:extent cx="3708146" cy="2520950"/>
            <wp:effectExtent l="0" t="0" r="6985" b="0"/>
            <wp:docPr id="19" name="图片 1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77887" cy="2568363"/>
                    </a:xfrm>
                    <a:prstGeom prst="rect">
                      <a:avLst/>
                    </a:prstGeom>
                    <a:noFill/>
                    <a:ln>
                      <a:noFill/>
                    </a:ln>
                  </pic:spPr>
                </pic:pic>
              </a:graphicData>
            </a:graphic>
          </wp:inline>
        </w:drawing>
      </w:r>
    </w:p>
    <w:p w14:paraId="15E4AA7D" w14:textId="77777777" w:rsidR="005C3EC2" w:rsidRPr="00B5588E" w:rsidRDefault="005C3EC2" w:rsidP="005C3EC2">
      <w:pPr>
        <w:pStyle w:val="a"/>
      </w:pPr>
      <w:r>
        <w:rPr>
          <w:rFonts w:hint="eastAsia"/>
        </w:rPr>
        <w:t>非平稳时域信号的</w:t>
      </w:r>
      <w:r>
        <w:rPr>
          <w:rFonts w:hint="eastAsia"/>
        </w:rPr>
        <w:t>FFT</w:t>
      </w:r>
      <w:r>
        <w:rPr>
          <w:rFonts w:hint="eastAsia"/>
        </w:rPr>
        <w:t>误差示意</w:t>
      </w:r>
    </w:p>
    <w:p w14:paraId="006D3A2E" w14:textId="77777777" w:rsidR="005C3EC2" w:rsidRPr="000822A8" w:rsidRDefault="005C3EC2" w:rsidP="005C3EC2">
      <w:pPr>
        <w:pStyle w:val="4"/>
      </w:pPr>
      <w:r>
        <w:rPr>
          <w:rFonts w:hint="eastAsia"/>
        </w:rPr>
        <w:t>利用小波变换检测边界</w:t>
      </w:r>
    </w:p>
    <w:p w14:paraId="795DB619" w14:textId="77777777" w:rsidR="005C3EC2" w:rsidRPr="00B35A31" w:rsidRDefault="005C3EC2" w:rsidP="005C3EC2">
      <w:pPr>
        <w:pStyle w:val="ab"/>
      </w:pPr>
      <w:r w:rsidRPr="00B35A31">
        <w:rPr>
          <w:rFonts w:hint="eastAsia"/>
        </w:rPr>
        <w:t>根据以上思路提出的小波信号相当于是对传统的边缘检测法边缘检测方式的改进。相比于直接</w:t>
      </w:r>
      <w:proofErr w:type="gramStart"/>
      <w:r w:rsidRPr="00B35A31">
        <w:rPr>
          <w:rFonts w:hint="eastAsia"/>
        </w:rPr>
        <w:t>求导数</w:t>
      </w:r>
      <w:proofErr w:type="gramEnd"/>
      <w:r w:rsidRPr="00B35A31">
        <w:rPr>
          <w:rFonts w:hint="eastAsia"/>
        </w:rPr>
        <w:t>的方法，</w:t>
      </w:r>
      <w:r w:rsidRPr="00B35A31">
        <w:t>基于小波分析和变换的分割方法是借助新出现的数学工具小波变换来分割图像的一种方法</w:t>
      </w:r>
      <w:r w:rsidRPr="00B35A31">
        <w:rPr>
          <w:rFonts w:hint="eastAsia"/>
        </w:rPr>
        <w:t>，</w:t>
      </w:r>
      <w:r w:rsidRPr="00B35A31">
        <w:t>小波变换是一种多尺度多通道分</w:t>
      </w:r>
      <w:r w:rsidRPr="00B35A31">
        <w:lastRenderedPageBreak/>
        <w:t>析工具，比较适合对图像进行多尺度的边缘检测</w:t>
      </w:r>
      <w:r w:rsidRPr="00B35A31">
        <w:rPr>
          <w:rFonts w:hint="eastAsia"/>
        </w:rPr>
        <w:t>。例如</w:t>
      </w:r>
      <w:r w:rsidRPr="00B35A31">
        <w:t>可利用高斯函数的一阶或二阶导数作为小波函数，利用</w:t>
      </w:r>
      <w:proofErr w:type="spellStart"/>
      <w:r w:rsidRPr="00B35A31">
        <w:t>Mallat</w:t>
      </w:r>
      <w:proofErr w:type="spellEnd"/>
      <w:r w:rsidRPr="00B35A31">
        <w:t>算法分解小波，然后基于马尔算子进行多尺度边缘检测</w:t>
      </w:r>
      <w:r w:rsidRPr="00B35A31">
        <w:rPr>
          <w:rFonts w:hint="eastAsia"/>
        </w:rPr>
        <w:t>。</w:t>
      </w:r>
      <w:proofErr w:type="gramStart"/>
      <w:r w:rsidRPr="00B35A31">
        <w:t>这里小</w:t>
      </w:r>
      <w:proofErr w:type="gramEnd"/>
      <w:r w:rsidRPr="00B35A31">
        <w:t>波分解的级数可以控制观察距离的</w:t>
      </w:r>
      <w:r w:rsidRPr="00B35A31">
        <w:t>“</w:t>
      </w:r>
      <w:r w:rsidRPr="00B35A31">
        <w:t>调焦</w:t>
      </w:r>
      <w:r w:rsidRPr="00B35A31">
        <w:t>”</w:t>
      </w:r>
      <w:r w:rsidRPr="00B35A31">
        <w:t>，而改变高斯函数的标准差可选择所检测边缘的细节程度</w:t>
      </w:r>
      <w:r w:rsidRPr="00B35A31">
        <w:rPr>
          <w:rFonts w:hint="eastAsia"/>
        </w:rPr>
        <w:t>。</w:t>
      </w:r>
      <w:r w:rsidRPr="00B35A31">
        <w:t>小波变换的计算复杂度较低，抗噪声能力强</w:t>
      </w:r>
      <w:r w:rsidRPr="00B35A31">
        <w:rPr>
          <w:rFonts w:hint="eastAsia"/>
        </w:rPr>
        <w:t>。</w:t>
      </w:r>
      <w:r w:rsidRPr="00B35A31">
        <w:t>理论证明</w:t>
      </w:r>
      <w:r w:rsidRPr="00B35A31">
        <w:rPr>
          <w:rFonts w:hint="eastAsia"/>
        </w:rPr>
        <w:t>，</w:t>
      </w:r>
      <w:r w:rsidRPr="00B35A31">
        <w:t>以零点为对称点的对称二进小</w:t>
      </w:r>
      <w:proofErr w:type="gramStart"/>
      <w:r w:rsidRPr="00B35A31">
        <w:t>波适应</w:t>
      </w:r>
      <w:proofErr w:type="gramEnd"/>
      <w:r w:rsidRPr="00B35A31">
        <w:t>检测屋顶状边缘，而以零点为反对称点的反对称二进小波适合检测</w:t>
      </w:r>
      <w:proofErr w:type="gramStart"/>
      <w:r w:rsidRPr="00B35A31">
        <w:t>阶跃状</w:t>
      </w:r>
      <w:proofErr w:type="gramEnd"/>
      <w:r w:rsidRPr="00B35A31">
        <w:t>边缘</w:t>
      </w:r>
      <w:r w:rsidRPr="00B35A31">
        <w:rPr>
          <w:rFonts w:hint="eastAsia"/>
        </w:rPr>
        <w:t>。</w:t>
      </w:r>
      <w:r w:rsidRPr="00B35A31">
        <w:t>近年来多进制小波也开始用于边缘检测</w:t>
      </w:r>
      <w:r w:rsidRPr="00B35A31">
        <w:rPr>
          <w:rFonts w:hint="eastAsia"/>
        </w:rPr>
        <w:t>。</w:t>
      </w:r>
      <w:r w:rsidRPr="00B35A31">
        <w:t>另外</w:t>
      </w:r>
      <w:r w:rsidRPr="00B35A31">
        <w:rPr>
          <w:rFonts w:hint="eastAsia"/>
        </w:rPr>
        <w:t>，</w:t>
      </w:r>
      <w:r w:rsidRPr="00B35A31">
        <w:t>利用正交</w:t>
      </w:r>
      <w:proofErr w:type="gramStart"/>
      <w:r w:rsidRPr="00B35A31">
        <w:t>小波基的</w:t>
      </w:r>
      <w:proofErr w:type="gramEnd"/>
      <w:r w:rsidRPr="00B35A31">
        <w:t>小波变换也可提取多尺度边缘</w:t>
      </w:r>
      <w:r w:rsidRPr="00B35A31">
        <w:rPr>
          <w:rFonts w:hint="eastAsia"/>
        </w:rPr>
        <w:t>。</w:t>
      </w:r>
      <w:r w:rsidRPr="00B35A31">
        <w:t>并可通过对图像奇异度的计算和估计来区分一些边缘的类型</w:t>
      </w:r>
      <w:r w:rsidRPr="00B35A31">
        <w:rPr>
          <w:rFonts w:hint="eastAsia"/>
        </w:rPr>
        <w:t>。</w:t>
      </w:r>
      <w:r w:rsidRPr="00B35A31">
        <w:t>基于遗传算法的分割方法的基本思想是利用遗传算法具有能是一种迭代式优化算法并具有</w:t>
      </w:r>
      <w:proofErr w:type="gramStart"/>
      <w:r w:rsidRPr="00B35A31">
        <w:t>合局搜索</w:t>
      </w:r>
      <w:proofErr w:type="gramEnd"/>
      <w:r w:rsidRPr="00B35A31">
        <w:t>能力的优点，帮助确定分割阈值</w:t>
      </w:r>
      <w:r w:rsidRPr="00B35A31">
        <w:rPr>
          <w:rFonts w:hint="eastAsia"/>
        </w:rPr>
        <w:t>。</w:t>
      </w:r>
    </w:p>
    <w:p w14:paraId="1B1FD08D" w14:textId="11E6AA06" w:rsidR="005C3EC2" w:rsidRDefault="005C3EC2" w:rsidP="005C3EC2">
      <w:pPr>
        <w:pStyle w:val="3"/>
        <w:rPr>
          <w:shd w:val="clear" w:color="auto" w:fill="FFFFFF"/>
        </w:rPr>
      </w:pPr>
      <w:bookmarkStart w:id="50" w:name="_Toc62212719"/>
      <w:bookmarkStart w:id="51" w:name="_Toc62221207"/>
      <w:r>
        <w:rPr>
          <w:rFonts w:hint="eastAsia"/>
          <w:shd w:val="clear" w:color="auto" w:fill="FFFFFF"/>
        </w:rPr>
        <w:t>其他</w:t>
      </w:r>
      <w:bookmarkEnd w:id="50"/>
      <w:r w:rsidR="00DD389B">
        <w:rPr>
          <w:rFonts w:hint="eastAsia"/>
          <w:shd w:val="clear" w:color="auto" w:fill="FFFFFF"/>
        </w:rPr>
        <w:t>图像分割算法</w:t>
      </w:r>
      <w:bookmarkEnd w:id="51"/>
    </w:p>
    <w:p w14:paraId="2E906CCB" w14:textId="3BFEFBE8" w:rsidR="005C3EC2" w:rsidRPr="00B35A31" w:rsidRDefault="006926BB" w:rsidP="005C3EC2">
      <w:pPr>
        <w:pStyle w:val="ab"/>
      </w:pPr>
      <w:r>
        <w:rPr>
          <w:rFonts w:hint="eastAsia"/>
        </w:rPr>
        <w:t>以遗传算法为例，</w:t>
      </w:r>
      <w:r w:rsidR="005C3EC2" w:rsidRPr="00B35A31">
        <w:rPr>
          <w:rFonts w:hint="eastAsia"/>
        </w:rPr>
        <w:t>遗传算法（</w:t>
      </w:r>
      <w:r w:rsidR="005C3EC2" w:rsidRPr="00B35A31">
        <w:rPr>
          <w:rFonts w:hint="eastAsia"/>
        </w:rPr>
        <w:t>Genetic Algorithms</w:t>
      </w:r>
      <w:r w:rsidR="005C3EC2" w:rsidRPr="00B35A31">
        <w:rPr>
          <w:rFonts w:hint="eastAsia"/>
        </w:rPr>
        <w:t>，简称</w:t>
      </w:r>
      <w:r w:rsidR="005C3EC2" w:rsidRPr="00B35A31">
        <w:rPr>
          <w:rFonts w:hint="eastAsia"/>
        </w:rPr>
        <w:t>GA</w:t>
      </w:r>
      <w:r w:rsidR="005C3EC2" w:rsidRPr="00B35A31">
        <w:rPr>
          <w:rFonts w:hint="eastAsia"/>
        </w:rPr>
        <w:t>）是</w:t>
      </w:r>
      <w:r w:rsidR="005C3EC2" w:rsidRPr="00B35A31">
        <w:rPr>
          <w:rFonts w:hint="eastAsia"/>
        </w:rPr>
        <w:t>1973</w:t>
      </w:r>
      <w:r w:rsidR="005C3EC2" w:rsidRPr="00B35A31">
        <w:rPr>
          <w:rFonts w:hint="eastAsia"/>
        </w:rPr>
        <w:t>年由美国教授</w:t>
      </w:r>
      <w:r w:rsidR="005C3EC2" w:rsidRPr="00B35A31">
        <w:rPr>
          <w:rFonts w:hint="eastAsia"/>
        </w:rPr>
        <w:t>Holland</w:t>
      </w:r>
      <w:r w:rsidR="005C3EC2" w:rsidRPr="00B35A31">
        <w:rPr>
          <w:rFonts w:hint="eastAsia"/>
        </w:rPr>
        <w:t>提出的，是一种借鉴生物界自然选择和自然遗传机制的随机化搜索算法。其基本思想是，模拟由一些基因</w:t>
      </w:r>
      <w:proofErr w:type="gramStart"/>
      <w:r w:rsidR="005C3EC2" w:rsidRPr="00B35A31">
        <w:rPr>
          <w:rFonts w:hint="eastAsia"/>
        </w:rPr>
        <w:t>串控制</w:t>
      </w:r>
      <w:proofErr w:type="gramEnd"/>
      <w:r w:rsidR="005C3EC2" w:rsidRPr="00B35A31">
        <w:rPr>
          <w:rFonts w:hint="eastAsia"/>
        </w:rPr>
        <w:t>的生物群体的进化过程，把该过程的原理应用到搜索算法中，以提高寻优的速度和质量。此算法的搜索过程不直接作用在变量上，而是在参数集进行了编码的个体，这使得遗传算法可直接对结构对象（图像）进行操作。整个搜索过程是从一组解迭代到另一组解，采用同时处理群体中多个个体的方法，降低了陷入局部最优解的可能性，并易于并行化。搜索过程采用概率的变迁规则来指导搜索方向，而不采用确定性搜索规则，而且对搜索空间没有任何特殊要求（如连通性、凸性等），只利用适应性信息，不需要导数等其他辅助信息，适应范围广。</w:t>
      </w:r>
    </w:p>
    <w:p w14:paraId="39682CD5" w14:textId="2A7D0137" w:rsidR="005C3EC2" w:rsidRDefault="005C3EC2" w:rsidP="00071D4F">
      <w:pPr>
        <w:pStyle w:val="ab"/>
        <w:ind w:firstLineChars="0" w:firstLine="420"/>
      </w:pPr>
      <w:r w:rsidRPr="00B35A31">
        <w:rPr>
          <w:rFonts w:hint="eastAsia"/>
        </w:rPr>
        <w:t>遗传算法擅长于全局搜索，但局部搜索能力不足，所以常把遗传算法和其他算法结合起来应用。将遗传算法运用到图像处理主要是考虑到遗传算法具有与问题领域无关且快速随机的搜索能力。其搜索从群体出发，具有潜在的并行性，可以进行多个个体的同时比较，能有效的加快图像处理的速度。但是遗传算法也有其缺点：搜索所使用的评价函数的设计、初始种群的选择有一定的依赖性等。要是能够结合一些启发算法进行改进且遗传算法的并行机制的潜力得到充分的利用，这是当前遗传算法在图像处理中的一个研究热点。</w:t>
      </w:r>
    </w:p>
    <w:p w14:paraId="18A45C52" w14:textId="78B045F1" w:rsidR="00915C3A" w:rsidRDefault="00915C3A" w:rsidP="00071D4F">
      <w:pPr>
        <w:pStyle w:val="ab"/>
        <w:ind w:firstLineChars="0" w:firstLine="420"/>
      </w:pPr>
      <w:r>
        <w:rPr>
          <w:rFonts w:hint="eastAsia"/>
        </w:rPr>
        <w:t>综上，</w:t>
      </w:r>
      <w:r w:rsidRPr="00915C3A">
        <w:rPr>
          <w:rFonts w:hint="eastAsia"/>
        </w:rPr>
        <w:t>传统的自动图像分割方法由于缺乏图像的先验信息</w:t>
      </w:r>
      <w:r w:rsidR="006926BB">
        <w:rPr>
          <w:rFonts w:hint="eastAsia"/>
        </w:rPr>
        <w:t>，</w:t>
      </w:r>
      <w:r w:rsidRPr="00915C3A">
        <w:rPr>
          <w:rFonts w:hint="eastAsia"/>
        </w:rPr>
        <w:t>很难取得理想的</w:t>
      </w:r>
      <w:r w:rsidRPr="00915C3A">
        <w:rPr>
          <w:rFonts w:hint="eastAsia"/>
        </w:rPr>
        <w:lastRenderedPageBreak/>
        <w:t>分割结果</w:t>
      </w:r>
      <w:r w:rsidR="006926BB">
        <w:rPr>
          <w:rFonts w:hint="eastAsia"/>
        </w:rPr>
        <w:t>，</w:t>
      </w:r>
      <w:r w:rsidRPr="00915C3A">
        <w:rPr>
          <w:rFonts w:hint="eastAsia"/>
        </w:rPr>
        <w:t>在实际应用中有着很大的局限性</w:t>
      </w:r>
      <w:r w:rsidR="006926BB">
        <w:rPr>
          <w:rFonts w:hint="eastAsia"/>
        </w:rPr>
        <w:t>。而</w:t>
      </w:r>
      <w:r w:rsidRPr="00915C3A">
        <w:rPr>
          <w:rFonts w:hint="eastAsia"/>
        </w:rPr>
        <w:t>近年来</w:t>
      </w:r>
      <w:r w:rsidR="006926BB">
        <w:rPr>
          <w:rFonts w:hint="eastAsia"/>
        </w:rPr>
        <w:t>，</w:t>
      </w:r>
      <w:r w:rsidRPr="00915C3A">
        <w:rPr>
          <w:rFonts w:hint="eastAsia"/>
        </w:rPr>
        <w:t>交互式的图像分割方法由于融入了用户的经验知识和主观要求</w:t>
      </w:r>
      <w:r w:rsidR="006926BB">
        <w:rPr>
          <w:rFonts w:hint="eastAsia"/>
        </w:rPr>
        <w:t>，</w:t>
      </w:r>
      <w:r w:rsidRPr="00915C3A">
        <w:rPr>
          <w:rFonts w:hint="eastAsia"/>
        </w:rPr>
        <w:t>可以更加准确而细致地提取出目标对象的轮廓</w:t>
      </w:r>
      <w:r w:rsidR="006926BB">
        <w:rPr>
          <w:rFonts w:hint="eastAsia"/>
        </w:rPr>
        <w:t>，</w:t>
      </w:r>
      <w:r w:rsidRPr="00915C3A">
        <w:rPr>
          <w:rFonts w:hint="eastAsia"/>
        </w:rPr>
        <w:t>正在变得越来越主流</w:t>
      </w:r>
      <w:r w:rsidR="006926BB">
        <w:rPr>
          <w:rFonts w:hint="eastAsia"/>
        </w:rPr>
        <w:t>。</w:t>
      </w:r>
      <w:r w:rsidRPr="00915C3A">
        <w:rPr>
          <w:rFonts w:hint="eastAsia"/>
        </w:rPr>
        <w:t>然而</w:t>
      </w:r>
      <w:r w:rsidR="006926BB">
        <w:rPr>
          <w:rFonts w:hint="eastAsia"/>
        </w:rPr>
        <w:t>，</w:t>
      </w:r>
      <w:r w:rsidRPr="00915C3A">
        <w:rPr>
          <w:rFonts w:hint="eastAsia"/>
        </w:rPr>
        <w:t>该类算法的分割效果在很大程度上依赖于用户提供的先验信息</w:t>
      </w:r>
      <w:r w:rsidR="006926BB">
        <w:rPr>
          <w:rFonts w:hint="eastAsia"/>
        </w:rPr>
        <w:t>，</w:t>
      </w:r>
      <w:r w:rsidRPr="00915C3A">
        <w:rPr>
          <w:rFonts w:hint="eastAsia"/>
        </w:rPr>
        <w:t>且人工交互过程费时费力</w:t>
      </w:r>
      <w:r w:rsidR="006926BB">
        <w:rPr>
          <w:rFonts w:hint="eastAsia"/>
        </w:rPr>
        <w:t>，</w:t>
      </w:r>
      <w:r w:rsidRPr="00915C3A">
        <w:rPr>
          <w:rFonts w:hint="eastAsia"/>
        </w:rPr>
        <w:t>这在一定程度上限制了交互式分割算法的实时性和可用性</w:t>
      </w:r>
      <w:r w:rsidR="006926BB">
        <w:rPr>
          <w:rFonts w:hint="eastAsia"/>
        </w:rPr>
        <w:t>。针对上述问题，基于图论以及随机过程理论的图像分割算法在未来具有更大的开发潜力。目前该类方法面临的最大问题就是去寻找更可靠，复杂度更低的，以随机过程理论为出发点的算法。而上述利用随机场寻找区域、利用小波变换寻找边界的图像分割算法都在传统的图像分割算法思路上提出了改进，但是在降低运算复杂度以及提高可靠性上仍需要进一步的研究。</w:t>
      </w:r>
    </w:p>
    <w:p w14:paraId="0C16A135" w14:textId="596DF788" w:rsidR="005C3EC2" w:rsidRDefault="005C3EC2" w:rsidP="005C3EC2">
      <w:pPr>
        <w:pStyle w:val="2"/>
      </w:pPr>
      <w:bookmarkStart w:id="52" w:name="_Toc62221208"/>
      <w:r>
        <w:rPr>
          <w:rFonts w:hint="eastAsia"/>
        </w:rPr>
        <w:t>图像分割的</w:t>
      </w:r>
      <w:r>
        <w:rPr>
          <w:rFonts w:hint="eastAsia"/>
        </w:rPr>
        <w:t>MATLAB</w:t>
      </w:r>
      <w:r>
        <w:rPr>
          <w:rFonts w:hint="eastAsia"/>
        </w:rPr>
        <w:t>实现</w:t>
      </w:r>
      <w:bookmarkEnd w:id="52"/>
    </w:p>
    <w:p w14:paraId="5CC28BD9" w14:textId="77777777" w:rsidR="005C3EC2" w:rsidRPr="00641274" w:rsidRDefault="005C3EC2" w:rsidP="005C3EC2">
      <w:pPr>
        <w:pStyle w:val="ab"/>
        <w:rPr>
          <w:rStyle w:val="af0"/>
          <w:i w:val="0"/>
          <w:iCs w:val="0"/>
        </w:rPr>
      </w:pPr>
      <w:r w:rsidRPr="00641274">
        <w:rPr>
          <w:rStyle w:val="af0"/>
          <w:rFonts w:hint="eastAsia"/>
          <w:i w:val="0"/>
          <w:iCs w:val="0"/>
        </w:rPr>
        <w:t>图像分割问题与随机过程学科中的马尔科夫随机场、朴素贝叶斯等概念有着密切的联系，利用这些概念进行数学抽象和计算机编程，可实现具体的图像分割效果。</w:t>
      </w:r>
      <w:r w:rsidRPr="00641274">
        <w:rPr>
          <w:rStyle w:val="af0"/>
          <w:i w:val="0"/>
          <w:iCs w:val="0"/>
        </w:rPr>
        <w:t>图像分割问题从聚类角度讲</w:t>
      </w:r>
      <w:r w:rsidRPr="00641274">
        <w:rPr>
          <w:rStyle w:val="af0"/>
          <w:rFonts w:hint="eastAsia"/>
          <w:i w:val="0"/>
          <w:iCs w:val="0"/>
        </w:rPr>
        <w:t>即为</w:t>
      </w:r>
      <w:r w:rsidRPr="00641274">
        <w:rPr>
          <w:rStyle w:val="af0"/>
          <w:i w:val="0"/>
          <w:iCs w:val="0"/>
        </w:rPr>
        <w:t>一个图像聚类问题，</w:t>
      </w:r>
      <w:r w:rsidRPr="00641274">
        <w:rPr>
          <w:rStyle w:val="af0"/>
          <w:rFonts w:hint="eastAsia"/>
          <w:i w:val="0"/>
          <w:iCs w:val="0"/>
        </w:rPr>
        <w:t>其本质为</w:t>
      </w:r>
      <w:r w:rsidRPr="00641274">
        <w:rPr>
          <w:rStyle w:val="af0"/>
          <w:i w:val="0"/>
          <w:iCs w:val="0"/>
        </w:rPr>
        <w:t>把具有相同性质的像素点设置为一类。假设待分割图像</w:t>
      </w:r>
      <w:r w:rsidRPr="00641274">
        <w:rPr>
          <w:rStyle w:val="af0"/>
          <w:rFonts w:hint="eastAsia"/>
          <w:i w:val="0"/>
          <w:iCs w:val="0"/>
        </w:rPr>
        <w:t>为</w:t>
      </w:r>
      <w:r w:rsidRPr="00641274">
        <w:rPr>
          <w:rStyle w:val="af0"/>
          <w:i w:val="0"/>
          <w:iCs w:val="0"/>
        </w:rPr>
        <w:t>S</w:t>
      </w:r>
      <w:r w:rsidRPr="00641274">
        <w:rPr>
          <w:rStyle w:val="af0"/>
          <w:i w:val="0"/>
          <w:iCs w:val="0"/>
        </w:rPr>
        <w:t>，大小</w:t>
      </w:r>
      <w:r w:rsidRPr="00641274">
        <w:rPr>
          <w:rStyle w:val="af0"/>
          <w:rFonts w:hint="eastAsia"/>
          <w:i w:val="0"/>
          <w:iCs w:val="0"/>
        </w:rPr>
        <w:t>为</w:t>
      </w:r>
      <w:r w:rsidRPr="00641274">
        <w:rPr>
          <w:rStyle w:val="af0"/>
          <w:i w:val="0"/>
          <w:iCs w:val="0"/>
        </w:rPr>
        <w:t>m*n</w:t>
      </w:r>
      <w:r w:rsidRPr="00641274">
        <w:rPr>
          <w:rStyle w:val="af0"/>
          <w:i w:val="0"/>
          <w:iCs w:val="0"/>
        </w:rPr>
        <w:t>，把待分割的图像称为观测到的图像。</w:t>
      </w:r>
      <w:r w:rsidRPr="00641274">
        <w:rPr>
          <w:rStyle w:val="af0"/>
          <w:rFonts w:hint="eastAsia"/>
          <w:i w:val="0"/>
          <w:iCs w:val="0"/>
        </w:rPr>
        <w:t>同时</w:t>
      </w:r>
      <w:r w:rsidRPr="00641274">
        <w:rPr>
          <w:rStyle w:val="af0"/>
          <w:i w:val="0"/>
          <w:iCs w:val="0"/>
        </w:rPr>
        <w:t>假设分割</w:t>
      </w:r>
      <w:r w:rsidRPr="00641274">
        <w:rPr>
          <w:rStyle w:val="af0"/>
          <w:rFonts w:hint="eastAsia"/>
          <w:i w:val="0"/>
          <w:iCs w:val="0"/>
        </w:rPr>
        <w:t>结束后</w:t>
      </w:r>
      <w:r w:rsidRPr="00641274">
        <w:rPr>
          <w:rStyle w:val="af0"/>
          <w:i w:val="0"/>
          <w:iCs w:val="0"/>
        </w:rPr>
        <w:t>，每个像素点都</w:t>
      </w:r>
      <w:r w:rsidRPr="00641274">
        <w:rPr>
          <w:rStyle w:val="af0"/>
          <w:rFonts w:hint="eastAsia"/>
          <w:i w:val="0"/>
          <w:iCs w:val="0"/>
        </w:rPr>
        <w:t>归为某一</w:t>
      </w:r>
      <w:r w:rsidRPr="00641274">
        <w:rPr>
          <w:rStyle w:val="af0"/>
          <w:i w:val="0"/>
          <w:iCs w:val="0"/>
        </w:rPr>
        <w:t>分类，</w:t>
      </w:r>
      <w:r w:rsidRPr="00641274">
        <w:rPr>
          <w:rStyle w:val="af0"/>
          <w:rFonts w:hint="eastAsia"/>
          <w:i w:val="0"/>
          <w:iCs w:val="0"/>
        </w:rPr>
        <w:t>将</w:t>
      </w:r>
      <w:r w:rsidRPr="00641274">
        <w:rPr>
          <w:rStyle w:val="af0"/>
          <w:i w:val="0"/>
          <w:iCs w:val="0"/>
        </w:rPr>
        <w:t>最终的分割结果称为</w:t>
      </w:r>
      <w:r w:rsidRPr="00641274">
        <w:rPr>
          <w:rStyle w:val="af0"/>
          <w:i w:val="0"/>
          <w:iCs w:val="0"/>
        </w:rPr>
        <w:t>W</w:t>
      </w:r>
      <w:r w:rsidRPr="00641274">
        <w:rPr>
          <w:rStyle w:val="af0"/>
          <w:i w:val="0"/>
          <w:iCs w:val="0"/>
        </w:rPr>
        <w:t>，显然</w:t>
      </w:r>
      <w:r w:rsidRPr="00641274">
        <w:rPr>
          <w:rStyle w:val="af0"/>
          <w:rFonts w:hint="eastAsia"/>
          <w:i w:val="0"/>
          <w:iCs w:val="0"/>
        </w:rPr>
        <w:t>W</w:t>
      </w:r>
      <w:r w:rsidRPr="00641274">
        <w:rPr>
          <w:rStyle w:val="af0"/>
          <w:rFonts w:hint="eastAsia"/>
          <w:i w:val="0"/>
          <w:iCs w:val="0"/>
        </w:rPr>
        <w:t>的</w:t>
      </w:r>
      <w:r w:rsidRPr="00641274">
        <w:rPr>
          <w:rStyle w:val="af0"/>
          <w:i w:val="0"/>
          <w:iCs w:val="0"/>
        </w:rPr>
        <w:t>大小与</w:t>
      </w:r>
      <w:r w:rsidRPr="00641274">
        <w:rPr>
          <w:rStyle w:val="af0"/>
          <w:i w:val="0"/>
          <w:iCs w:val="0"/>
        </w:rPr>
        <w:t>S</w:t>
      </w:r>
      <w:r w:rsidRPr="00641274">
        <w:rPr>
          <w:rStyle w:val="af0"/>
          <w:rFonts w:hint="eastAsia"/>
          <w:i w:val="0"/>
          <w:iCs w:val="0"/>
        </w:rPr>
        <w:t>相同</w:t>
      </w:r>
      <w:r w:rsidRPr="00641274">
        <w:rPr>
          <w:rStyle w:val="af0"/>
          <w:i w:val="0"/>
          <w:iCs w:val="0"/>
        </w:rPr>
        <w:t>，取值</w:t>
      </w:r>
      <w:r w:rsidRPr="00641274">
        <w:rPr>
          <w:rStyle w:val="af0"/>
          <w:rFonts w:hint="eastAsia"/>
          <w:i w:val="0"/>
          <w:iCs w:val="0"/>
        </w:rPr>
        <w:t>均</w:t>
      </w:r>
      <w:r w:rsidRPr="00641274">
        <w:rPr>
          <w:rStyle w:val="af0"/>
          <w:i w:val="0"/>
          <w:iCs w:val="0"/>
        </w:rPr>
        <w:t>在</w:t>
      </w:r>
      <w:r w:rsidRPr="00641274">
        <w:rPr>
          <w:rStyle w:val="af0"/>
          <w:i w:val="0"/>
          <w:iCs w:val="0"/>
        </w:rPr>
        <w:t>1-L</w:t>
      </w:r>
      <w:r w:rsidRPr="00641274">
        <w:rPr>
          <w:rStyle w:val="af0"/>
          <w:i w:val="0"/>
          <w:iCs w:val="0"/>
        </w:rPr>
        <w:t>之间，</w:t>
      </w:r>
      <w:r w:rsidRPr="00641274">
        <w:rPr>
          <w:rStyle w:val="af0"/>
          <w:i w:val="0"/>
          <w:iCs w:val="0"/>
        </w:rPr>
        <w:t>L</w:t>
      </w:r>
      <w:r w:rsidRPr="00641274">
        <w:rPr>
          <w:rStyle w:val="af0"/>
          <w:i w:val="0"/>
          <w:iCs w:val="0"/>
        </w:rPr>
        <w:t>是最大分类数。问题</w:t>
      </w:r>
      <w:r w:rsidRPr="00641274">
        <w:rPr>
          <w:rStyle w:val="af0"/>
          <w:rFonts w:hint="eastAsia"/>
          <w:i w:val="0"/>
          <w:iCs w:val="0"/>
        </w:rPr>
        <w:t>的关键为</w:t>
      </w:r>
      <w:r w:rsidRPr="00641274">
        <w:rPr>
          <w:rStyle w:val="af0"/>
          <w:i w:val="0"/>
          <w:iCs w:val="0"/>
        </w:rPr>
        <w:t>如何</w:t>
      </w:r>
      <w:r w:rsidRPr="00641274">
        <w:rPr>
          <w:rStyle w:val="af0"/>
          <w:rFonts w:hint="eastAsia"/>
          <w:i w:val="0"/>
          <w:iCs w:val="0"/>
        </w:rPr>
        <w:t>在已知</w:t>
      </w:r>
      <w:r w:rsidRPr="00641274">
        <w:rPr>
          <w:rStyle w:val="af0"/>
          <w:i w:val="0"/>
          <w:iCs w:val="0"/>
        </w:rPr>
        <w:t>观测到的图像</w:t>
      </w:r>
      <w:r w:rsidRPr="00641274">
        <w:rPr>
          <w:rStyle w:val="af0"/>
          <w:i w:val="0"/>
          <w:iCs w:val="0"/>
        </w:rPr>
        <w:t>S</w:t>
      </w:r>
      <w:r w:rsidRPr="00641274">
        <w:rPr>
          <w:rStyle w:val="af0"/>
          <w:rFonts w:hint="eastAsia"/>
          <w:i w:val="0"/>
          <w:iCs w:val="0"/>
        </w:rPr>
        <w:t>的条件下</w:t>
      </w:r>
      <w:r w:rsidRPr="00641274">
        <w:rPr>
          <w:rStyle w:val="af0"/>
          <w:i w:val="0"/>
          <w:iCs w:val="0"/>
        </w:rPr>
        <w:t>求</w:t>
      </w:r>
      <w:r w:rsidRPr="00641274">
        <w:rPr>
          <w:rStyle w:val="af0"/>
          <w:rFonts w:hint="eastAsia"/>
          <w:i w:val="0"/>
          <w:iCs w:val="0"/>
        </w:rPr>
        <w:t>取</w:t>
      </w:r>
      <w:r w:rsidRPr="00641274">
        <w:rPr>
          <w:rStyle w:val="af0"/>
          <w:i w:val="0"/>
          <w:iCs w:val="0"/>
        </w:rPr>
        <w:t>W</w:t>
      </w:r>
      <w:r w:rsidRPr="00641274">
        <w:rPr>
          <w:rStyle w:val="af0"/>
          <w:rFonts w:hint="eastAsia"/>
          <w:i w:val="0"/>
          <w:iCs w:val="0"/>
        </w:rPr>
        <w:t>，</w:t>
      </w:r>
      <w:r w:rsidRPr="00641274">
        <w:rPr>
          <w:rStyle w:val="af0"/>
          <w:i w:val="0"/>
          <w:iCs w:val="0"/>
        </w:rPr>
        <w:t>转化为概率</w:t>
      </w:r>
      <w:r w:rsidRPr="00641274">
        <w:rPr>
          <w:rStyle w:val="af0"/>
          <w:rFonts w:hint="eastAsia"/>
          <w:i w:val="0"/>
          <w:iCs w:val="0"/>
        </w:rPr>
        <w:t>问题即为</w:t>
      </w:r>
      <w:r w:rsidRPr="00641274">
        <w:rPr>
          <w:rStyle w:val="af0"/>
          <w:i w:val="0"/>
          <w:iCs w:val="0"/>
        </w:rPr>
        <w:t>求取</w:t>
      </w:r>
      <w:r w:rsidRPr="00641274">
        <w:rPr>
          <w:rStyle w:val="af0"/>
          <w:i w:val="0"/>
          <w:iCs w:val="0"/>
        </w:rPr>
        <w:t>P(W|S)</w:t>
      </w:r>
      <w:r w:rsidRPr="00641274">
        <w:rPr>
          <w:rStyle w:val="af0"/>
          <w:i w:val="0"/>
          <w:iCs w:val="0"/>
        </w:rPr>
        <w:t>的最大值</w:t>
      </w:r>
      <w:r w:rsidRPr="00641274">
        <w:rPr>
          <w:rStyle w:val="af0"/>
          <w:rFonts w:hint="eastAsia"/>
          <w:i w:val="0"/>
          <w:iCs w:val="0"/>
        </w:rPr>
        <w:t>。换言之，就是</w:t>
      </w:r>
      <w:r w:rsidRPr="00641274">
        <w:rPr>
          <w:rStyle w:val="af0"/>
          <w:i w:val="0"/>
          <w:iCs w:val="0"/>
        </w:rPr>
        <w:t>根据</w:t>
      </w:r>
      <w:r w:rsidRPr="00641274">
        <w:rPr>
          <w:rStyle w:val="af0"/>
          <w:i w:val="0"/>
          <w:iCs w:val="0"/>
        </w:rPr>
        <w:t>S</w:t>
      </w:r>
      <w:r w:rsidRPr="00641274">
        <w:rPr>
          <w:rStyle w:val="af0"/>
          <w:rFonts w:hint="eastAsia"/>
          <w:i w:val="0"/>
          <w:iCs w:val="0"/>
        </w:rPr>
        <w:t>计算该</w:t>
      </w:r>
      <w:r w:rsidRPr="00641274">
        <w:rPr>
          <w:rStyle w:val="af0"/>
          <w:i w:val="0"/>
          <w:iCs w:val="0"/>
        </w:rPr>
        <w:t>图像的</w:t>
      </w:r>
      <w:r w:rsidRPr="00641274">
        <w:rPr>
          <w:rStyle w:val="af0"/>
          <w:rFonts w:hint="eastAsia"/>
          <w:i w:val="0"/>
          <w:iCs w:val="0"/>
        </w:rPr>
        <w:t>可能性最大的</w:t>
      </w:r>
      <w:r w:rsidRPr="00641274">
        <w:rPr>
          <w:rStyle w:val="af0"/>
          <w:i w:val="0"/>
          <w:iCs w:val="0"/>
        </w:rPr>
        <w:t>分割标签。</w:t>
      </w:r>
    </w:p>
    <w:p w14:paraId="2E7BECE2" w14:textId="77777777" w:rsidR="005C3EC2" w:rsidRPr="00641274" w:rsidRDefault="005C3EC2" w:rsidP="005C3EC2">
      <w:pPr>
        <w:pStyle w:val="ab"/>
        <w:rPr>
          <w:rStyle w:val="af0"/>
          <w:i w:val="0"/>
          <w:iCs w:val="0"/>
        </w:rPr>
      </w:pPr>
      <w:r w:rsidRPr="00641274">
        <w:rPr>
          <w:rStyle w:val="af0"/>
          <w:rFonts w:hint="eastAsia"/>
          <w:i w:val="0"/>
          <w:iCs w:val="0"/>
        </w:rPr>
        <w:t>图像中</w:t>
      </w:r>
      <w:r w:rsidRPr="00641274">
        <w:rPr>
          <w:rStyle w:val="af0"/>
          <w:i w:val="0"/>
          <w:iCs w:val="0"/>
        </w:rPr>
        <w:t>每个像素点的分类符合马尔科夫随机模型，而</w:t>
      </w:r>
      <w:r w:rsidRPr="00641274">
        <w:rPr>
          <w:rStyle w:val="af0"/>
          <w:rFonts w:hint="eastAsia"/>
          <w:i w:val="0"/>
          <w:iCs w:val="0"/>
        </w:rPr>
        <w:t>由</w:t>
      </w:r>
      <w:r w:rsidRPr="00641274">
        <w:rPr>
          <w:rStyle w:val="af0"/>
          <w:i w:val="0"/>
          <w:iCs w:val="0"/>
        </w:rPr>
        <w:t>Hammersley-Clifford</w:t>
      </w:r>
      <w:r w:rsidRPr="00641274">
        <w:rPr>
          <w:rStyle w:val="af0"/>
          <w:i w:val="0"/>
          <w:iCs w:val="0"/>
        </w:rPr>
        <w:t>定理可知</w:t>
      </w:r>
      <w:r w:rsidRPr="00641274">
        <w:rPr>
          <w:rStyle w:val="af0"/>
          <w:rFonts w:hint="eastAsia"/>
          <w:i w:val="0"/>
          <w:iCs w:val="0"/>
        </w:rPr>
        <w:t>此</w:t>
      </w:r>
      <w:r w:rsidRPr="00641274">
        <w:rPr>
          <w:rStyle w:val="af0"/>
          <w:i w:val="0"/>
          <w:iCs w:val="0"/>
        </w:rPr>
        <w:t>种马尔科夫随机场可以与一个</w:t>
      </w:r>
      <w:r w:rsidRPr="00641274">
        <w:rPr>
          <w:rStyle w:val="af0"/>
          <w:i w:val="0"/>
          <w:iCs w:val="0"/>
        </w:rPr>
        <w:t>Gibbs</w:t>
      </w:r>
      <w:r w:rsidRPr="00641274">
        <w:rPr>
          <w:rStyle w:val="af0"/>
          <w:i w:val="0"/>
          <w:iCs w:val="0"/>
        </w:rPr>
        <w:t>随机场等价。而</w:t>
      </w:r>
      <w:r w:rsidRPr="00641274">
        <w:rPr>
          <w:rStyle w:val="af0"/>
          <w:i w:val="0"/>
          <w:iCs w:val="0"/>
        </w:rPr>
        <w:t>Gibbs</w:t>
      </w:r>
      <w:r w:rsidRPr="00641274">
        <w:rPr>
          <w:rStyle w:val="af0"/>
          <w:i w:val="0"/>
          <w:iCs w:val="0"/>
        </w:rPr>
        <w:t>随机场</w:t>
      </w:r>
      <w:r w:rsidRPr="00641274">
        <w:rPr>
          <w:rStyle w:val="af0"/>
          <w:rFonts w:hint="eastAsia"/>
          <w:i w:val="0"/>
          <w:iCs w:val="0"/>
        </w:rPr>
        <w:t>同样存在</w:t>
      </w:r>
      <w:r w:rsidRPr="00641274">
        <w:rPr>
          <w:rStyle w:val="af0"/>
          <w:i w:val="0"/>
          <w:iCs w:val="0"/>
        </w:rPr>
        <w:t>概率密度函数，这样</w:t>
      </w:r>
      <w:r w:rsidRPr="00641274">
        <w:rPr>
          <w:rStyle w:val="af0"/>
          <w:rFonts w:hint="eastAsia"/>
          <w:i w:val="0"/>
          <w:iCs w:val="0"/>
        </w:rPr>
        <w:t>即可用</w:t>
      </w:r>
      <w:r w:rsidRPr="00641274">
        <w:rPr>
          <w:rStyle w:val="af0"/>
          <w:i w:val="0"/>
          <w:iCs w:val="0"/>
        </w:rPr>
        <w:t>图像的</w:t>
      </w:r>
      <w:r w:rsidRPr="00641274">
        <w:rPr>
          <w:rStyle w:val="af0"/>
          <w:i w:val="0"/>
          <w:iCs w:val="0"/>
        </w:rPr>
        <w:t>Gibbs</w:t>
      </w:r>
      <w:r w:rsidRPr="00641274">
        <w:rPr>
          <w:rStyle w:val="af0"/>
          <w:i w:val="0"/>
          <w:iCs w:val="0"/>
        </w:rPr>
        <w:t>随机场的概率</w:t>
      </w:r>
      <w:r w:rsidRPr="00641274">
        <w:rPr>
          <w:rStyle w:val="af0"/>
          <w:i w:val="0"/>
          <w:iCs w:val="0"/>
        </w:rPr>
        <w:t>P</w:t>
      </w:r>
      <w:r w:rsidRPr="00641274">
        <w:rPr>
          <w:rStyle w:val="af0"/>
          <w:i w:val="0"/>
          <w:iCs w:val="0"/>
        </w:rPr>
        <w:t>代替</w:t>
      </w:r>
      <w:r w:rsidRPr="00641274">
        <w:rPr>
          <w:rStyle w:val="af0"/>
          <w:rFonts w:hint="eastAsia"/>
          <w:i w:val="0"/>
          <w:iCs w:val="0"/>
        </w:rPr>
        <w:t>待求概率</w:t>
      </w:r>
      <w:r w:rsidRPr="00641274">
        <w:rPr>
          <w:rStyle w:val="af0"/>
          <w:i w:val="0"/>
          <w:iCs w:val="0"/>
        </w:rPr>
        <w:t>P(W)</w:t>
      </w:r>
      <w:r w:rsidRPr="00641274">
        <w:rPr>
          <w:rStyle w:val="af0"/>
          <w:i w:val="0"/>
          <w:iCs w:val="0"/>
        </w:rPr>
        <w:t>。</w:t>
      </w:r>
    </w:p>
    <w:p w14:paraId="633B66E7" w14:textId="77777777" w:rsidR="005C3EC2" w:rsidRPr="00641274" w:rsidRDefault="005C3EC2" w:rsidP="005C3EC2">
      <w:pPr>
        <w:pStyle w:val="ab"/>
        <w:rPr>
          <w:rStyle w:val="af0"/>
          <w:i w:val="0"/>
          <w:iCs w:val="0"/>
        </w:rPr>
      </w:pPr>
      <w:r w:rsidRPr="00641274">
        <w:rPr>
          <w:rStyle w:val="af0"/>
          <w:rFonts w:hint="eastAsia"/>
          <w:i w:val="0"/>
          <w:iCs w:val="0"/>
        </w:rPr>
        <w:t>我们以条件迭代算法进行图像分割的</w:t>
      </w:r>
      <w:r w:rsidRPr="00641274">
        <w:rPr>
          <w:rStyle w:val="af0"/>
          <w:rFonts w:hint="eastAsia"/>
          <w:i w:val="0"/>
          <w:iCs w:val="0"/>
        </w:rPr>
        <w:t>MATLAB</w:t>
      </w:r>
      <w:r w:rsidRPr="00641274">
        <w:rPr>
          <w:rStyle w:val="af0"/>
          <w:rFonts w:hint="eastAsia"/>
          <w:i w:val="0"/>
          <w:iCs w:val="0"/>
        </w:rPr>
        <w:t>实现。本算法的基本思想为</w:t>
      </w:r>
      <w:r w:rsidRPr="00641274">
        <w:rPr>
          <w:rStyle w:val="af0"/>
          <w:i w:val="0"/>
          <w:iCs w:val="0"/>
        </w:rPr>
        <w:t>先用</w:t>
      </w:r>
      <w:proofErr w:type="spellStart"/>
      <w:r w:rsidRPr="00641274">
        <w:rPr>
          <w:rStyle w:val="af0"/>
          <w:i w:val="0"/>
          <w:iCs w:val="0"/>
        </w:rPr>
        <w:t>kmean</w:t>
      </w:r>
      <w:proofErr w:type="spellEnd"/>
      <w:r w:rsidRPr="00641274">
        <w:rPr>
          <w:rStyle w:val="af0"/>
          <w:i w:val="0"/>
          <w:iCs w:val="0"/>
        </w:rPr>
        <w:t>进行初始化得到每个像素属于哪一类，在假设每类的</w:t>
      </w:r>
      <w:proofErr w:type="gramStart"/>
      <w:r w:rsidRPr="00641274">
        <w:rPr>
          <w:rStyle w:val="af0"/>
          <w:i w:val="0"/>
          <w:iCs w:val="0"/>
        </w:rPr>
        <w:t>像素值属于</w:t>
      </w:r>
      <w:proofErr w:type="gramEnd"/>
      <w:r w:rsidRPr="00641274">
        <w:rPr>
          <w:rStyle w:val="af0"/>
          <w:i w:val="0"/>
          <w:iCs w:val="0"/>
        </w:rPr>
        <w:t>高斯分布的情况下，估计出高斯分布的均值与方差，然后利用马尔科夫随机场中能量函数和朴素贝叶斯的概念，最大化后验概率的方法得到每一个</w:t>
      </w:r>
      <w:proofErr w:type="gramStart"/>
      <w:r w:rsidRPr="00641274">
        <w:rPr>
          <w:rStyle w:val="af0"/>
          <w:i w:val="0"/>
          <w:iCs w:val="0"/>
        </w:rPr>
        <w:t>像素值新</w:t>
      </w:r>
      <w:proofErr w:type="gramEnd"/>
      <w:r w:rsidRPr="00641274">
        <w:rPr>
          <w:rStyle w:val="af0"/>
          <w:i w:val="0"/>
          <w:iCs w:val="0"/>
        </w:rPr>
        <w:t>一轮的分类，然后在重新进行循环，</w:t>
      </w:r>
      <w:r w:rsidRPr="00641274">
        <w:rPr>
          <w:rStyle w:val="af0"/>
          <w:rFonts w:hint="eastAsia"/>
          <w:i w:val="0"/>
          <w:iCs w:val="0"/>
        </w:rPr>
        <w:t>直到</w:t>
      </w:r>
      <w:r w:rsidRPr="00641274">
        <w:rPr>
          <w:rStyle w:val="af0"/>
          <w:i w:val="0"/>
          <w:iCs w:val="0"/>
        </w:rPr>
        <w:t>迭代次数达到</w:t>
      </w:r>
      <w:r w:rsidRPr="00641274">
        <w:rPr>
          <w:rStyle w:val="af0"/>
          <w:rFonts w:hint="eastAsia"/>
          <w:i w:val="0"/>
          <w:iCs w:val="0"/>
        </w:rPr>
        <w:t>一定数值，可得到较为理想的分割效果</w:t>
      </w:r>
      <w:r w:rsidRPr="00641274">
        <w:rPr>
          <w:rStyle w:val="af0"/>
          <w:i w:val="0"/>
          <w:iCs w:val="0"/>
        </w:rPr>
        <w:t>。</w:t>
      </w:r>
    </w:p>
    <w:p w14:paraId="78E78CB9" w14:textId="77777777" w:rsidR="005C3EC2" w:rsidRPr="00641274" w:rsidRDefault="005C3EC2" w:rsidP="005C3EC2">
      <w:pPr>
        <w:pStyle w:val="ab"/>
        <w:rPr>
          <w:rStyle w:val="af0"/>
          <w:i w:val="0"/>
          <w:iCs w:val="0"/>
        </w:rPr>
      </w:pPr>
      <w:r w:rsidRPr="00641274">
        <w:rPr>
          <w:rStyle w:val="af0"/>
          <w:rFonts w:hint="eastAsia"/>
          <w:i w:val="0"/>
          <w:iCs w:val="0"/>
        </w:rPr>
        <w:lastRenderedPageBreak/>
        <w:t>待分割图像如下图所示：</w:t>
      </w:r>
    </w:p>
    <w:p w14:paraId="660E891E" w14:textId="77777777" w:rsidR="005C3EC2" w:rsidRDefault="005C3EC2" w:rsidP="005C3EC2">
      <w:pPr>
        <w:pStyle w:val="ab"/>
        <w:jc w:val="center"/>
        <w:rPr>
          <w:rStyle w:val="af0"/>
          <w:rFonts w:ascii="仿宋" w:eastAsia="仿宋" w:hAnsi="仿宋" w:cs="Arial"/>
          <w:i w:val="0"/>
          <w:iCs w:val="0"/>
          <w:shd w:val="clear" w:color="auto" w:fill="FFFFFF"/>
        </w:rPr>
      </w:pPr>
      <w:r w:rsidRPr="008E64EF">
        <w:rPr>
          <w:rStyle w:val="af0"/>
          <w:rFonts w:ascii="仿宋" w:eastAsia="仿宋" w:hAnsi="仿宋" w:cs="Arial"/>
          <w:i w:val="0"/>
          <w:iCs w:val="0"/>
          <w:noProof/>
          <w:shd w:val="clear" w:color="auto" w:fill="FFFFFF"/>
        </w:rPr>
        <w:drawing>
          <wp:inline distT="0" distB="0" distL="0" distR="0" wp14:anchorId="26C488C7" wp14:editId="5CC0055F">
            <wp:extent cx="2838450" cy="212832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3399" cy="2139534"/>
                    </a:xfrm>
                    <a:prstGeom prst="rect">
                      <a:avLst/>
                    </a:prstGeom>
                    <a:noFill/>
                    <a:ln>
                      <a:noFill/>
                    </a:ln>
                  </pic:spPr>
                </pic:pic>
              </a:graphicData>
            </a:graphic>
          </wp:inline>
        </w:drawing>
      </w:r>
    </w:p>
    <w:p w14:paraId="56AF441A" w14:textId="77777777" w:rsidR="005C3EC2" w:rsidRPr="00641274" w:rsidRDefault="005C3EC2" w:rsidP="005C3EC2">
      <w:pPr>
        <w:pStyle w:val="a"/>
        <w:rPr>
          <w:rStyle w:val="af0"/>
          <w:i w:val="0"/>
          <w:iCs w:val="0"/>
        </w:rPr>
      </w:pPr>
      <w:r w:rsidRPr="00641274">
        <w:rPr>
          <w:rStyle w:val="af0"/>
          <w:rFonts w:hint="eastAsia"/>
          <w:i w:val="0"/>
          <w:iCs w:val="0"/>
        </w:rPr>
        <w:t>待分割图像</w:t>
      </w:r>
    </w:p>
    <w:p w14:paraId="1CD46B1F" w14:textId="77777777" w:rsidR="005C3EC2" w:rsidRPr="00641274" w:rsidRDefault="005C3EC2" w:rsidP="005C3EC2">
      <w:pPr>
        <w:pStyle w:val="ab"/>
        <w:rPr>
          <w:rStyle w:val="af0"/>
          <w:i w:val="0"/>
          <w:iCs w:val="0"/>
        </w:rPr>
      </w:pPr>
      <w:r w:rsidRPr="00641274">
        <w:rPr>
          <w:rStyle w:val="af0"/>
          <w:rFonts w:hint="eastAsia"/>
          <w:i w:val="0"/>
          <w:iCs w:val="0"/>
        </w:rPr>
        <w:t>由下图可看出，迭代次数较少时，该种像素的分类下高斯分布的均值与方差偏移较为严重，图像分割效果不理想。</w:t>
      </w:r>
    </w:p>
    <w:p w14:paraId="1C1E374A" w14:textId="77777777" w:rsidR="005C3EC2" w:rsidRDefault="005C3EC2" w:rsidP="005C3EC2">
      <w:pPr>
        <w:pStyle w:val="ab"/>
        <w:jc w:val="center"/>
      </w:pPr>
      <w:r w:rsidRPr="002D6605">
        <w:rPr>
          <w:noProof/>
        </w:rPr>
        <w:drawing>
          <wp:inline distT="0" distB="0" distL="0" distR="0" wp14:anchorId="4D9AE780" wp14:editId="4AAFF91C">
            <wp:extent cx="3143250" cy="225224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59698" cy="2264027"/>
                    </a:xfrm>
                    <a:prstGeom prst="rect">
                      <a:avLst/>
                    </a:prstGeom>
                    <a:noFill/>
                    <a:ln>
                      <a:noFill/>
                    </a:ln>
                  </pic:spPr>
                </pic:pic>
              </a:graphicData>
            </a:graphic>
          </wp:inline>
        </w:drawing>
      </w:r>
    </w:p>
    <w:p w14:paraId="4E3BE01B" w14:textId="77777777" w:rsidR="005C3EC2" w:rsidRDefault="005C3EC2" w:rsidP="005C3EC2">
      <w:pPr>
        <w:pStyle w:val="a"/>
      </w:pPr>
      <w:r>
        <w:rPr>
          <w:rFonts w:hint="eastAsia"/>
        </w:rPr>
        <w:t>迭代次数较少时的图像分割效果</w:t>
      </w:r>
    </w:p>
    <w:p w14:paraId="6A115DEC" w14:textId="77777777" w:rsidR="005C3EC2" w:rsidRDefault="005C3EC2" w:rsidP="005C3EC2">
      <w:pPr>
        <w:pStyle w:val="ab"/>
      </w:pPr>
    </w:p>
    <w:p w14:paraId="374D1913" w14:textId="77777777" w:rsidR="005C3EC2" w:rsidRDefault="005C3EC2" w:rsidP="005C3EC2">
      <w:pPr>
        <w:pStyle w:val="ab"/>
        <w:jc w:val="center"/>
      </w:pPr>
      <w:r w:rsidRPr="002D6605">
        <w:rPr>
          <w:noProof/>
        </w:rPr>
        <w:drawing>
          <wp:inline distT="0" distB="0" distL="0" distR="0" wp14:anchorId="5BF47851" wp14:editId="4CB8B0C3">
            <wp:extent cx="3160550" cy="232791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7119" cy="2332749"/>
                    </a:xfrm>
                    <a:prstGeom prst="rect">
                      <a:avLst/>
                    </a:prstGeom>
                    <a:noFill/>
                    <a:ln>
                      <a:noFill/>
                    </a:ln>
                  </pic:spPr>
                </pic:pic>
              </a:graphicData>
            </a:graphic>
          </wp:inline>
        </w:drawing>
      </w:r>
    </w:p>
    <w:p w14:paraId="23C7CEC9" w14:textId="77777777" w:rsidR="005C3EC2" w:rsidRDefault="005C3EC2" w:rsidP="005C3EC2">
      <w:pPr>
        <w:pStyle w:val="a"/>
      </w:pPr>
      <w:r>
        <w:rPr>
          <w:rFonts w:hint="eastAsia"/>
        </w:rPr>
        <w:lastRenderedPageBreak/>
        <w:t>迭代次数较多时的图像分割效果</w:t>
      </w:r>
    </w:p>
    <w:p w14:paraId="4354C98A" w14:textId="77777777" w:rsidR="005C3EC2" w:rsidRDefault="005C3EC2" w:rsidP="005C3EC2">
      <w:pPr>
        <w:pStyle w:val="ab"/>
        <w:rPr>
          <w:rStyle w:val="af0"/>
          <w:i w:val="0"/>
          <w:iCs w:val="0"/>
        </w:rPr>
      </w:pPr>
      <w:r w:rsidRPr="00641274">
        <w:rPr>
          <w:rFonts w:hint="eastAsia"/>
        </w:rPr>
        <w:t>不断增加迭代次数，得到</w:t>
      </w:r>
      <w:r w:rsidRPr="00641274">
        <w:rPr>
          <w:rStyle w:val="af0"/>
          <w:i w:val="0"/>
          <w:iCs w:val="0"/>
        </w:rPr>
        <w:t>每个</w:t>
      </w:r>
      <w:proofErr w:type="gramStart"/>
      <w:r w:rsidRPr="00641274">
        <w:rPr>
          <w:rStyle w:val="af0"/>
          <w:i w:val="0"/>
          <w:iCs w:val="0"/>
        </w:rPr>
        <w:t>像素值新</w:t>
      </w:r>
      <w:proofErr w:type="gramEnd"/>
      <w:r w:rsidRPr="00641274">
        <w:rPr>
          <w:rStyle w:val="af0"/>
          <w:i w:val="0"/>
          <w:iCs w:val="0"/>
        </w:rPr>
        <w:t>一轮的分类重新进行循环，</w:t>
      </w:r>
      <w:r w:rsidRPr="00641274">
        <w:rPr>
          <w:rFonts w:hint="eastAsia"/>
        </w:rPr>
        <w:t>当迭代次数足够多时，</w:t>
      </w:r>
      <w:r w:rsidRPr="00641274">
        <w:rPr>
          <w:rStyle w:val="af0"/>
          <w:rFonts w:hint="eastAsia"/>
          <w:i w:val="0"/>
          <w:iCs w:val="0"/>
        </w:rPr>
        <w:t>所得到的像素分类下高斯分布的均值与方差偏移较小，得到了较为理想的图像分割效果。</w:t>
      </w:r>
    </w:p>
    <w:p w14:paraId="1326FABE" w14:textId="77777777" w:rsidR="005C3EC2" w:rsidRPr="005C3EC2" w:rsidRDefault="005C3EC2" w:rsidP="005C3EC2">
      <w:pPr>
        <w:pStyle w:val="ab"/>
        <w:ind w:firstLineChars="0" w:firstLine="0"/>
      </w:pPr>
    </w:p>
    <w:p w14:paraId="6A3D6EC1" w14:textId="77777777" w:rsidR="00C45F9B" w:rsidRDefault="00D34F1F" w:rsidP="004F3429">
      <w:pPr>
        <w:pStyle w:val="1"/>
      </w:pPr>
      <w:bookmarkStart w:id="53" w:name="_Toc62221209"/>
      <w:r>
        <w:t>科学家和科学家精神</w:t>
      </w:r>
      <w:bookmarkEnd w:id="53"/>
    </w:p>
    <w:p w14:paraId="51CED98C" w14:textId="3F8FBD42" w:rsidR="00C45F9B" w:rsidRDefault="00071D4F" w:rsidP="004F3429">
      <w:pPr>
        <w:pStyle w:val="2"/>
      </w:pPr>
      <w:bookmarkStart w:id="54" w:name="_Toc62221210"/>
      <w:r>
        <w:rPr>
          <w:rFonts w:hint="eastAsia"/>
        </w:rPr>
        <w:t>何恺明</w:t>
      </w:r>
      <w:bookmarkEnd w:id="54"/>
    </w:p>
    <w:p w14:paraId="579AA643" w14:textId="77777777" w:rsidR="00C45F9B" w:rsidRPr="004F3429" w:rsidRDefault="00D34F1F" w:rsidP="004F3429">
      <w:pPr>
        <w:pStyle w:val="ab"/>
      </w:pPr>
      <w:r w:rsidRPr="004F3429">
        <w:t>图像分割是计算机视觉领域图像处理工作中极为重要的一环，而图像的去雾算法就是图像分割衍生出来的一个重要应用。在去雾算法的研究中，中国的青年科学家何恺明曾在</w:t>
      </w:r>
      <w:r w:rsidRPr="004F3429">
        <w:t>2009</w:t>
      </w:r>
      <w:r w:rsidRPr="004F3429">
        <w:t>年提出了一个非常有效的解决方案，他基于无雾图像中每一个局部地区都可能会有阴影的这一特征，总结出无雾图像中每一个局部地区都应当至少具有一个颜色通道较低的值的这一规律，他将这一规律命名为</w:t>
      </w:r>
      <w:r w:rsidRPr="004F3429">
        <w:t>Dark Channel Prior</w:t>
      </w:r>
      <w:r w:rsidRPr="004F3429">
        <w:t>，基于这一规律，最终完成论文《</w:t>
      </w:r>
      <w:r w:rsidRPr="004F3429">
        <w:t>Single Image Haze Removal Using Dark Channel Prior</w:t>
      </w:r>
      <w:r w:rsidRPr="004F3429">
        <w:t>》并获得了</w:t>
      </w:r>
      <w:r w:rsidRPr="004F3429">
        <w:t>CVPR 2009</w:t>
      </w:r>
      <w:r w:rsidRPr="004F3429">
        <w:t>最佳论文奖。</w:t>
      </w:r>
    </w:p>
    <w:p w14:paraId="62E94775" w14:textId="77777777" w:rsidR="00C45F9B" w:rsidRPr="004F3429" w:rsidRDefault="00D34F1F" w:rsidP="004F3429">
      <w:pPr>
        <w:pStyle w:val="ab"/>
      </w:pPr>
      <w:r w:rsidRPr="004F3429">
        <w:t>在论文中，他所设计的去雾算法效果如下</w:t>
      </w:r>
    </w:p>
    <w:p w14:paraId="7C3FA172" w14:textId="77777777" w:rsidR="004F3429" w:rsidRDefault="00D34F1F" w:rsidP="004F3429">
      <w:pPr>
        <w:pStyle w:val="ae"/>
        <w:rPr>
          <w:rStyle w:val="ac"/>
        </w:rPr>
      </w:pPr>
      <w:r>
        <w:drawing>
          <wp:inline distT="0" distB="0" distL="0" distR="0" wp14:anchorId="06ABC3A7" wp14:editId="067D957E">
            <wp:extent cx="5274310" cy="39763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6"/>
                    <a:stretch>
                      <a:fillRect/>
                    </a:stretch>
                  </pic:blipFill>
                  <pic:spPr>
                    <a:xfrm>
                      <a:off x="0" y="0"/>
                      <a:ext cx="5274310" cy="3976335"/>
                    </a:xfrm>
                    <a:prstGeom prst="rect">
                      <a:avLst/>
                    </a:prstGeom>
                  </pic:spPr>
                </pic:pic>
              </a:graphicData>
            </a:graphic>
          </wp:inline>
        </w:drawing>
      </w:r>
    </w:p>
    <w:p w14:paraId="0934F027" w14:textId="2303CC2C" w:rsidR="004F3429" w:rsidRPr="004F3429" w:rsidRDefault="004F3429" w:rsidP="004F3429">
      <w:pPr>
        <w:pStyle w:val="a"/>
        <w:rPr>
          <w:rStyle w:val="ac"/>
          <w:rFonts w:eastAsia="黑体"/>
          <w:sz w:val="21"/>
          <w:szCs w:val="21"/>
        </w:rPr>
      </w:pPr>
      <w:r w:rsidRPr="004F3429">
        <w:rPr>
          <w:rStyle w:val="ac"/>
          <w:rFonts w:eastAsia="黑体"/>
          <w:sz w:val="21"/>
          <w:szCs w:val="21"/>
        </w:rPr>
        <w:lastRenderedPageBreak/>
        <w:t>何恺明去雾算法效果</w:t>
      </w:r>
    </w:p>
    <w:p w14:paraId="2A673BA8" w14:textId="171B3109" w:rsidR="00C45F9B" w:rsidRDefault="00D34F1F" w:rsidP="004F3429">
      <w:pPr>
        <w:pStyle w:val="ab"/>
        <w:rPr>
          <w:rFonts w:ascii="微软雅黑" w:eastAsia="微软雅黑" w:hAnsi="微软雅黑"/>
          <w:szCs w:val="21"/>
        </w:rPr>
      </w:pPr>
      <w:r w:rsidRPr="004F3429">
        <w:rPr>
          <w:rStyle w:val="ac"/>
        </w:rPr>
        <w:t>其中，</w:t>
      </w:r>
      <w:r w:rsidR="004F3429">
        <w:rPr>
          <w:rStyle w:val="ac"/>
          <w:rFonts w:hint="eastAsia"/>
        </w:rPr>
        <w:t>左上</w:t>
      </w:r>
      <w:r w:rsidRPr="004F3429">
        <w:rPr>
          <w:rStyle w:val="ac"/>
        </w:rPr>
        <w:t>是原始图片，</w:t>
      </w:r>
      <w:r w:rsidR="004F3429">
        <w:rPr>
          <w:rStyle w:val="ac"/>
          <w:rFonts w:hint="eastAsia"/>
        </w:rPr>
        <w:t>右上</w:t>
      </w:r>
      <w:r w:rsidRPr="004F3429">
        <w:rPr>
          <w:rStyle w:val="ac"/>
        </w:rPr>
        <w:t>是暗通道提取结果，</w:t>
      </w:r>
      <w:r w:rsidR="004F3429">
        <w:rPr>
          <w:rStyle w:val="ac"/>
          <w:rFonts w:hint="eastAsia"/>
        </w:rPr>
        <w:t>左下</w:t>
      </w:r>
      <w:r w:rsidRPr="004F3429">
        <w:rPr>
          <w:rStyle w:val="ac"/>
        </w:rPr>
        <w:t>是考虑雾气因素的暗通道导向图，</w:t>
      </w:r>
      <w:r w:rsidR="004F3429">
        <w:rPr>
          <w:rStyle w:val="ac"/>
          <w:rFonts w:hint="eastAsia"/>
        </w:rPr>
        <w:t>右下</w:t>
      </w:r>
      <w:r w:rsidRPr="004F3429">
        <w:rPr>
          <w:rStyle w:val="ac"/>
        </w:rPr>
        <w:t>则是最终的去雾效果，可以看出去雾的最终效果还是极为明显的。</w:t>
      </w:r>
    </w:p>
    <w:p w14:paraId="556861F0" w14:textId="77777777" w:rsidR="00C45F9B" w:rsidRPr="004F3429" w:rsidRDefault="00D34F1F" w:rsidP="004F3429">
      <w:pPr>
        <w:pStyle w:val="ab"/>
      </w:pPr>
      <w:r w:rsidRPr="004F3429">
        <w:t>何恺明的研究也在这一领域内得到了高度认可。而在他分享自己心路历程的文章中，我们还注意到这一非常杰出的研究成果最初竟来源于他打游戏时受到的启发。这一故事也告诉我们，生活中的很多不起眼的细节往往是很多重大问题的关键所在，在生活中，我们也应当时刻带着思考来观察身边的一切。而另外，我们可以说何恺明的这一出色研究成果有一定的运气成分，但俗话说的好，</w:t>
      </w:r>
      <w:r w:rsidRPr="004F3429">
        <w:t>“</w:t>
      </w:r>
      <w:r w:rsidRPr="004F3429">
        <w:t>机会总是留给有准备的人</w:t>
      </w:r>
      <w:r w:rsidRPr="004F3429">
        <w:t>”</w:t>
      </w:r>
      <w:r w:rsidRPr="004F3429">
        <w:t>，何恺明本身的知识积累也非常深厚，作为清华的保送生，他在</w:t>
      </w:r>
      <w:r w:rsidRPr="004F3429">
        <w:t>2003</w:t>
      </w:r>
      <w:r w:rsidRPr="004F3429">
        <w:t>年的广东省高考中还获得了满分的成绩，而在大学期间，何恺明对于各种各样的知识更是广泛涉猎，因此才能够由游戏联想到科研，同时基于他沉稳且有耐心的性格与善于自我反思、自我完善的特质，使得他对于在游戏中的发现没有浅尝辄止，也使得他所总结的规律没有成为浮于表面的简单发现，而是在诸多实验结果与理论支持下的完备方案。这也告诉我们，观察生活、思考生活固然可以为我们提供更多的机会，而只有扎实的理论基础与知识体系才能让我们抓住这些机会，因此作为大学生的我们不仅要善于观察生活，更要脚踏实地地摄入知识，以自己的知识体系来审视生活，才能真正做到在生活中收获重要启示。</w:t>
      </w:r>
    </w:p>
    <w:p w14:paraId="20822016" w14:textId="59E07FB2" w:rsidR="00C45F9B" w:rsidRDefault="00D34F1F" w:rsidP="00071D4F">
      <w:pPr>
        <w:pStyle w:val="2"/>
      </w:pPr>
      <w:bookmarkStart w:id="55" w:name="_Toc62221211"/>
      <w:r>
        <w:t>高文</w:t>
      </w:r>
      <w:bookmarkEnd w:id="55"/>
    </w:p>
    <w:p w14:paraId="3B15B50C" w14:textId="77777777" w:rsidR="00C45F9B" w:rsidRDefault="00D34F1F" w:rsidP="004F3429">
      <w:pPr>
        <w:pStyle w:val="ab"/>
        <w:rPr>
          <w:rFonts w:ascii="微软雅黑" w:eastAsia="微软雅黑" w:hAnsi="微软雅黑"/>
        </w:rPr>
      </w:pPr>
      <w:r>
        <w:t>中国工程院院士高文的经历同样给予人启示，通过高文院士的经历，我们学到了在科研过程中如何开拓思路、打开思维，从而找寻新的切入点。作为在计算机视觉领域同样具有突出贡献与诸多杰出成果的科研工作者，高文院士通过他正在参与建设的</w:t>
      </w:r>
      <w:r>
        <w:t>“</w:t>
      </w:r>
      <w:r>
        <w:t>数字视网膜</w:t>
      </w:r>
      <w:r>
        <w:t>”</w:t>
      </w:r>
      <w:r>
        <w:t>计划为我们阐释了在学习乃至研究的过程之中，交叉思维的重要性。</w:t>
      </w:r>
    </w:p>
    <w:p w14:paraId="4ACF6B05" w14:textId="77777777" w:rsidR="00C45F9B" w:rsidRDefault="00D34F1F" w:rsidP="004F3429">
      <w:pPr>
        <w:pStyle w:val="ab"/>
        <w:rPr>
          <w:rFonts w:ascii="微软雅黑" w:eastAsia="微软雅黑" w:hAnsi="微软雅黑"/>
        </w:rPr>
      </w:pPr>
      <w:r>
        <w:t>“</w:t>
      </w:r>
      <w:r>
        <w:t>数字视网膜</w:t>
      </w:r>
      <w:r>
        <w:t>”</w:t>
      </w:r>
      <w:r>
        <w:t>计划是高文院士基于对生物学知识的了解而产生出来的想法。现有的监控视频在应用过程中普遍与机器分析相结合，而如果前端不支持，就要</w:t>
      </w:r>
      <w:proofErr w:type="gramStart"/>
      <w:r>
        <w:t>完全靠云计算</w:t>
      </w:r>
      <w:proofErr w:type="gramEnd"/>
      <w:r>
        <w:t>，需要大量的算力。我们的眼睛效率非常高，于是乎</w:t>
      </w:r>
      <w:r>
        <w:t>“</w:t>
      </w:r>
      <w:r>
        <w:t>有没有办法让计算机识别学一学生物系统的眼睛？</w:t>
      </w:r>
      <w:r>
        <w:t>”</w:t>
      </w:r>
      <w:r>
        <w:t>就成为了一个全新的问题。</w:t>
      </w:r>
    </w:p>
    <w:p w14:paraId="12497A9B" w14:textId="77777777" w:rsidR="00C45F9B" w:rsidRDefault="00D34F1F" w:rsidP="004F3429">
      <w:pPr>
        <w:pStyle w:val="ab"/>
        <w:rPr>
          <w:rFonts w:ascii="微软雅黑" w:eastAsia="微软雅黑" w:hAnsi="微软雅黑"/>
        </w:rPr>
      </w:pPr>
      <w:r>
        <w:t>眼睛通过视网膜获取光学信号，视网膜里有两种比较关键的细胞，感光细胞</w:t>
      </w:r>
      <w:r>
        <w:lastRenderedPageBreak/>
        <w:t>和</w:t>
      </w:r>
      <w:proofErr w:type="gramStart"/>
      <w:r>
        <w:t>锥状</w:t>
      </w:r>
      <w:proofErr w:type="gramEnd"/>
      <w:r>
        <w:t>细胞。我们平时看东西都是通过这些细胞把信号收集来，传到大脑去。眼睛视网膜的和最后传到大脑里的细胞数存在差值，眼睛视网膜细胞数是后面脑区接收的数量的</w:t>
      </w:r>
      <w:r>
        <w:rPr>
          <w:rFonts w:ascii="Times New Roman,serif" w:eastAsia="Times New Roman,serif" w:hAnsi="Times New Roman,serif"/>
        </w:rPr>
        <w:t>126</w:t>
      </w:r>
      <w:r>
        <w:t>倍。也就是说，视网膜上有</w:t>
      </w:r>
      <w:r>
        <w:rPr>
          <w:rFonts w:ascii="Times New Roman,serif" w:eastAsia="Times New Roman,serif" w:hAnsi="Times New Roman,serif"/>
        </w:rPr>
        <w:t>126</w:t>
      </w:r>
      <w:r>
        <w:t>个细胞，最后汇总到连接到脑的一个神经元上。人的视觉系统，在传达信息时经过若干层，每传一层信息就进行缩减，一直传到脑神经的连接地方。这就给高文院士一个很好的启发：脊椎动物视网膜设计得非常巧妙，这种结构对视觉认知非常有帮助。</w:t>
      </w:r>
    </w:p>
    <w:p w14:paraId="27F15358" w14:textId="77777777" w:rsidR="00C45F9B" w:rsidRDefault="00D34F1F" w:rsidP="004F3429">
      <w:pPr>
        <w:pStyle w:val="ab"/>
        <w:rPr>
          <w:rFonts w:ascii="微软雅黑" w:eastAsia="微软雅黑" w:hAnsi="微软雅黑"/>
        </w:rPr>
      </w:pPr>
      <w:r>
        <w:t>而现有的城市大脑反而比较像病态的人的视觉系统。从神经系统</w:t>
      </w:r>
      <w:proofErr w:type="gramStart"/>
      <w:r>
        <w:t>解释自</w:t>
      </w:r>
      <w:proofErr w:type="gramEnd"/>
      <w:r>
        <w:t>闭症和癫痫症的根源，自闭</w:t>
      </w:r>
      <w:proofErr w:type="gramStart"/>
      <w:r>
        <w:t>症就是</w:t>
      </w:r>
      <w:proofErr w:type="gramEnd"/>
      <w:r>
        <w:t>人一生下来，末端神经和脑端的神经几乎全连接，神经系统所有的连接都相似且都连着。婴儿接受外界刺激、学习的过程，实际把全连接的网络进行了增强和剪裁，有些连接变得越来越粗，有些连接慢慢就萎缩掉。一个正常的孩子，该衰减的衰减，</w:t>
      </w:r>
      <w:proofErr w:type="gramStart"/>
      <w:r>
        <w:t>该增强</w:t>
      </w:r>
      <w:proofErr w:type="gramEnd"/>
      <w:r>
        <w:t>的增强，最后是正常的。如果小孩在发育的时候没有经常进行剪裁，这个孩子长大以后就会犯自闭症。</w:t>
      </w:r>
    </w:p>
    <w:p w14:paraId="701711EF" w14:textId="77777777" w:rsidR="00C45F9B" w:rsidRDefault="00D34F1F" w:rsidP="004F3429">
      <w:pPr>
        <w:pStyle w:val="ab"/>
        <w:rPr>
          <w:rFonts w:ascii="微软雅黑" w:eastAsia="微软雅黑" w:hAnsi="微软雅黑"/>
        </w:rPr>
      </w:pPr>
      <w:r>
        <w:t>现在我们的城市大脑系统，没有进行任何信息的提取，每个摄像头在系统里同等重要，这是一个</w:t>
      </w:r>
      <w:r>
        <w:t>“</w:t>
      </w:r>
      <w:r>
        <w:t>自闭症系统</w:t>
      </w:r>
      <w:r>
        <w:t>”</w:t>
      </w:r>
      <w:r>
        <w:t>。如果有的摄像头特别重要，比如有的摄像头能识别出车牌号，这些连接就太粗壮，系统很容易变成</w:t>
      </w:r>
      <w:r>
        <w:t>“</w:t>
      </w:r>
      <w:r>
        <w:t>癫痫症系统</w:t>
      </w:r>
      <w:r>
        <w:t>”</w:t>
      </w:r>
      <w:r>
        <w:t>。现有的城市大脑系统最容易犯的两种病，就是</w:t>
      </w:r>
      <w:r>
        <w:t>“</w:t>
      </w:r>
      <w:r>
        <w:t>自闭症</w:t>
      </w:r>
      <w:r>
        <w:t>”</w:t>
      </w:r>
      <w:r>
        <w:t>或者</w:t>
      </w:r>
      <w:r>
        <w:t>“</w:t>
      </w:r>
      <w:r>
        <w:t>癫痫症</w:t>
      </w:r>
      <w:r>
        <w:t>”</w:t>
      </w:r>
      <w:r>
        <w:t>。因此，高文院士认为，需要有一个系统，像人的视觉系统一样，把信息汇总以后，缩减以后再往上送。</w:t>
      </w:r>
    </w:p>
    <w:p w14:paraId="4017FC27" w14:textId="6377B654" w:rsidR="00C45F9B" w:rsidRDefault="00D34F1F" w:rsidP="004F3429">
      <w:pPr>
        <w:pStyle w:val="ae"/>
      </w:pPr>
      <w:r>
        <w:drawing>
          <wp:inline distT="0" distB="0" distL="0" distR="0" wp14:anchorId="1ADCC29D" wp14:editId="2222D196">
            <wp:extent cx="5274310" cy="335637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7"/>
                    <a:stretch>
                      <a:fillRect/>
                    </a:stretch>
                  </pic:blipFill>
                  <pic:spPr>
                    <a:xfrm>
                      <a:off x="0" y="0"/>
                      <a:ext cx="5274310" cy="3356379"/>
                    </a:xfrm>
                    <a:prstGeom prst="rect">
                      <a:avLst/>
                    </a:prstGeom>
                  </pic:spPr>
                </pic:pic>
              </a:graphicData>
            </a:graphic>
          </wp:inline>
        </w:drawing>
      </w:r>
      <w:r>
        <w:t xml:space="preserve">    </w:t>
      </w:r>
    </w:p>
    <w:p w14:paraId="029A95DA" w14:textId="04960B19" w:rsidR="00E3718C" w:rsidRDefault="00E3718C" w:rsidP="00E3718C">
      <w:pPr>
        <w:pStyle w:val="a"/>
      </w:pPr>
      <w:r>
        <w:rPr>
          <w:rFonts w:hint="eastAsia"/>
        </w:rPr>
        <w:lastRenderedPageBreak/>
        <w:t>现有多用途摄像头与未来通用摄像头应用对比</w:t>
      </w:r>
    </w:p>
    <w:p w14:paraId="73314798" w14:textId="77777777" w:rsidR="00C45F9B" w:rsidRDefault="00D34F1F" w:rsidP="004F3429">
      <w:pPr>
        <w:pStyle w:val="ab"/>
        <w:rPr>
          <w:rFonts w:ascii="微软雅黑" w:eastAsia="微软雅黑" w:hAnsi="微软雅黑"/>
        </w:rPr>
      </w:pPr>
      <w:r>
        <w:t>而如今，</w:t>
      </w:r>
      <w:r>
        <w:t>“</w:t>
      </w:r>
      <w:r>
        <w:t>数字视网膜</w:t>
      </w:r>
      <w:r>
        <w:t>”</w:t>
      </w:r>
      <w:r>
        <w:t>系统已经广泛应用于全国各地，上述诸多问题的解决也使得我国</w:t>
      </w:r>
      <w:r>
        <w:t>“</w:t>
      </w:r>
      <w:r>
        <w:t>天网工程</w:t>
      </w:r>
      <w:r>
        <w:t>”</w:t>
      </w:r>
      <w:r>
        <w:t>建成了全世界覆盖范围最广、实时分析效率与总体识别精确度最高的监控系统，服务于我国公安治理与广大人民生命与财产安全的保障。</w:t>
      </w:r>
    </w:p>
    <w:p w14:paraId="449493D8" w14:textId="159221BD" w:rsidR="00C45F9B" w:rsidRDefault="00D34F1F" w:rsidP="004F3429">
      <w:pPr>
        <w:pStyle w:val="ab"/>
        <w:rPr>
          <w:rFonts w:ascii="微软雅黑" w:eastAsia="微软雅黑" w:hAnsi="微软雅黑"/>
        </w:rPr>
      </w:pPr>
      <w:r>
        <w:t>高文院士的这一经历</w:t>
      </w:r>
      <w:r w:rsidR="004045E7">
        <w:rPr>
          <w:rFonts w:hint="eastAsia"/>
        </w:rPr>
        <w:t>同样</w:t>
      </w:r>
      <w:r>
        <w:t>给予我们</w:t>
      </w:r>
      <w:r w:rsidR="004045E7">
        <w:rPr>
          <w:rFonts w:hint="eastAsia"/>
        </w:rPr>
        <w:t>深刻</w:t>
      </w:r>
      <w:r>
        <w:t>的</w:t>
      </w:r>
      <w:r w:rsidR="004045E7">
        <w:rPr>
          <w:rFonts w:hint="eastAsia"/>
        </w:rPr>
        <w:t>启示。</w:t>
      </w:r>
      <w:r>
        <w:t>在学习和探索研究方向的过程中，我们应当要扩宽自己的视野，不应闭门造车，要去尝试跨学科、跨领域进行知识的摄取。有的时候，不把所有时间花在一个科目或者一个领域上，转而投身涉猎其他领域知识的行为，看似在做无用功，却很可能为自己的研究思路打开了一扇新的大门。而这样的交叉思维，恰恰也是现在的科研领域中所大力推崇的，放在大学生的身上，也是在告诉我们，不应读死书，而是需要做到将知识活学活用，融会贯通，才能够在诸多现有知识的基础之上，找到新的方向、开拓新的领域。</w:t>
      </w:r>
    </w:p>
    <w:p w14:paraId="2E49E0EC" w14:textId="10A93EAD" w:rsidR="00071D4F" w:rsidRDefault="00071D4F" w:rsidP="00071D4F">
      <w:pPr>
        <w:pStyle w:val="2"/>
      </w:pPr>
      <w:bookmarkStart w:id="56" w:name="_Toc62221212"/>
      <w:r>
        <w:t xml:space="preserve">Olaf </w:t>
      </w:r>
      <w:proofErr w:type="spellStart"/>
      <w:r>
        <w:t>Ronneberger</w:t>
      </w:r>
      <w:bookmarkEnd w:id="56"/>
      <w:proofErr w:type="spellEnd"/>
    </w:p>
    <w:p w14:paraId="0C91E94A" w14:textId="77777777" w:rsidR="00C45F9B" w:rsidRDefault="00D34F1F" w:rsidP="004F3429">
      <w:pPr>
        <w:pStyle w:val="ab"/>
        <w:rPr>
          <w:rFonts w:ascii="微软雅黑" w:eastAsia="微软雅黑" w:hAnsi="微软雅黑"/>
          <w:szCs w:val="21"/>
        </w:rPr>
      </w:pPr>
      <w:r>
        <w:t>菲</w:t>
      </w:r>
      <w:proofErr w:type="gramStart"/>
      <w:r>
        <w:t>兹保大学</w:t>
      </w:r>
      <w:proofErr w:type="gramEnd"/>
      <w:r>
        <w:t>的</w:t>
      </w:r>
      <w:r>
        <w:t xml:space="preserve">Olaf </w:t>
      </w:r>
      <w:proofErr w:type="spellStart"/>
      <w:r>
        <w:t>Ronneberger</w:t>
      </w:r>
      <w:proofErr w:type="spellEnd"/>
      <w:r>
        <w:t>教授于</w:t>
      </w:r>
      <w:r>
        <w:t>2015</w:t>
      </w:r>
      <w:r>
        <w:t>年提出了一种新的应用于生物医学领域的图像分割方法，即</w:t>
      </w:r>
      <w:r>
        <w:t>U-Net</w:t>
      </w:r>
      <w:r>
        <w:t>方法。这一方</w:t>
      </w:r>
      <w:proofErr w:type="gramStart"/>
      <w:r>
        <w:t>法相较于之前</w:t>
      </w:r>
      <w:proofErr w:type="gramEnd"/>
      <w:r>
        <w:t>其他应用深度学习和神经网络理论的图像分割方法，多尺度信息更加丰富，能够满足生物医学学科的特殊需求，掀起了生物医学与计算机视觉相结合的潮流。</w:t>
      </w:r>
    </w:p>
    <w:p w14:paraId="54AF78F3" w14:textId="77777777" w:rsidR="00C45F9B" w:rsidRDefault="00D34F1F" w:rsidP="004F3429">
      <w:pPr>
        <w:pStyle w:val="ab"/>
        <w:rPr>
          <w:rFonts w:ascii="微软雅黑" w:eastAsia="微软雅黑" w:hAnsi="微软雅黑"/>
          <w:szCs w:val="21"/>
        </w:rPr>
      </w:pPr>
      <w:r>
        <w:t xml:space="preserve">Olaf </w:t>
      </w:r>
      <w:proofErr w:type="spellStart"/>
      <w:r>
        <w:t>Ronneberger</w:t>
      </w:r>
      <w:proofErr w:type="spellEnd"/>
      <w:r>
        <w:t>教授提出</w:t>
      </w:r>
      <w:r>
        <w:t>U-Net</w:t>
      </w:r>
      <w:r>
        <w:t>这一方法并不是异想天开，而是敏锐地观察社会现状，</w:t>
      </w:r>
      <w:proofErr w:type="gramStart"/>
      <w:r>
        <w:t>基于了</w:t>
      </w:r>
      <w:proofErr w:type="gramEnd"/>
      <w:r>
        <w:t>工程实际应用中的需求。今日糖尿病仍是困扰着人类的一大病症。据不完全统计，美国约有</w:t>
      </w:r>
      <w:r>
        <w:t>3000</w:t>
      </w:r>
      <w:r>
        <w:t>万名糖尿病患者，而全球范围内这一数字则超过了</w:t>
      </w:r>
      <w:r>
        <w:t>4</w:t>
      </w:r>
      <w:r>
        <w:t>亿。而糖尿病会引起诸多并发病症，视网膜病变则是其中较为严重的一种，给糖尿病患者带来了身体上的痛苦和生活上的极大不便。但是，在美国每年只有大约一半的糖尿病患者会按照建议检查自己的眼睛，在世界其他地区这一比例则更低。其中一个重要原因就是眼科医生的短缺。这个问题在低收入和中等收入国家尤为严重。为解决这一问题，人们想到是否可以利用人工智能，通过图像分割的方法检测相对容易发现的糖尿病视网膜病变以及其他常见的眼病，提高大规模筛查的速度和准确性，以此改善眼科服务欠缺地区的现状。</w:t>
      </w:r>
    </w:p>
    <w:p w14:paraId="6ABFDD8A" w14:textId="77777777" w:rsidR="00C45F9B" w:rsidRDefault="00D34F1F" w:rsidP="004F3429">
      <w:pPr>
        <w:pStyle w:val="ab"/>
        <w:rPr>
          <w:rFonts w:ascii="微软雅黑" w:eastAsia="微软雅黑" w:hAnsi="微软雅黑"/>
          <w:szCs w:val="21"/>
        </w:rPr>
      </w:pPr>
      <w:r>
        <w:t>这项工作的难点在于生物医学对于视觉任务的要求往往很高，目标输出不仅要包括目标类别的位置，还要使得图像中的每个像素都拥有类标签。在生物医学</w:t>
      </w:r>
      <w:r>
        <w:lastRenderedPageBreak/>
        <w:t>图像分割中，可获得的训练数据很少，训练集大小存在限制，同时常见对于相接触的同一类的多个对象进行分割的问题。对于这类问题，传统的使用卷积神经网络的图像分割方法很难实现较好的效果。</w:t>
      </w:r>
    </w:p>
    <w:p w14:paraId="5DA2DA1D" w14:textId="77777777" w:rsidR="00C45F9B" w:rsidRDefault="00D34F1F" w:rsidP="004F3429">
      <w:pPr>
        <w:pStyle w:val="ab"/>
        <w:rPr>
          <w:rFonts w:ascii="微软雅黑" w:eastAsia="微软雅黑" w:hAnsi="微软雅黑"/>
          <w:szCs w:val="21"/>
        </w:rPr>
      </w:pPr>
      <w:r>
        <w:t xml:space="preserve">Olaf </w:t>
      </w:r>
      <w:proofErr w:type="spellStart"/>
      <w:r>
        <w:t>Ronneberger</w:t>
      </w:r>
      <w:proofErr w:type="spellEnd"/>
      <w:r>
        <w:t>教授通过分析图像分割筛查糖尿病视网膜病变这一实际应用的需求，提出了几种全新的方法来解决这一需求中的两大核心问题。解决训练集大小存在限制这一问题的方法是进行数据扩大。他及他的研究团队使用在粗糙的</w:t>
      </w:r>
      <w:r>
        <w:t>3*3</w:t>
      </w:r>
      <w:r>
        <w:t>点阵上的随机取代向量来生成平缓的变形。而解决对相接触的同一类的多个对象进行分割这一问题的方法则是利用加权损失，使得基于相邻细胞的分界的背景标签在损耗函数中有很高的权值。这一方法即是今日在图像分割领域广为人知的</w:t>
      </w:r>
      <w:r>
        <w:t>U-Net</w:t>
      </w:r>
      <w:r>
        <w:t>方法，实现了在训练集很小的情况下也可以达到很好的分割效果。这一方法不仅被应用于检测早期病症的视觉特征等生物医学手段，更是被广泛地应用于卫星导航地图、电子显微镜等诸多不同学科领域，推动了图像分割理论及算法的发展。</w:t>
      </w:r>
    </w:p>
    <w:p w14:paraId="509C239C" w14:textId="77777777" w:rsidR="004F3429" w:rsidRDefault="00D34F1F" w:rsidP="004F3429">
      <w:pPr>
        <w:pStyle w:val="ae"/>
        <w:rPr>
          <w:rStyle w:val="ad"/>
        </w:rPr>
      </w:pPr>
      <w:r>
        <w:drawing>
          <wp:inline distT="0" distB="0" distL="0" distR="0" wp14:anchorId="2CCF2516" wp14:editId="21CE7C4F">
            <wp:extent cx="5274310" cy="24213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8"/>
                    <a:stretch>
                      <a:fillRect/>
                    </a:stretch>
                  </pic:blipFill>
                  <pic:spPr>
                    <a:xfrm>
                      <a:off x="0" y="0"/>
                      <a:ext cx="5274310" cy="2421302"/>
                    </a:xfrm>
                    <a:prstGeom prst="rect">
                      <a:avLst/>
                    </a:prstGeom>
                  </pic:spPr>
                </pic:pic>
              </a:graphicData>
            </a:graphic>
          </wp:inline>
        </w:drawing>
      </w:r>
    </w:p>
    <w:p w14:paraId="4B96625A" w14:textId="2CC304CE" w:rsidR="00C45F9B" w:rsidRDefault="00D34F1F" w:rsidP="004F3429">
      <w:pPr>
        <w:pStyle w:val="a"/>
      </w:pPr>
      <w:r w:rsidRPr="004F3429">
        <w:rPr>
          <w:rStyle w:val="ad"/>
        </w:rPr>
        <w:t>应用</w:t>
      </w:r>
      <w:r w:rsidRPr="004F3429">
        <w:rPr>
          <w:rStyle w:val="ad"/>
        </w:rPr>
        <w:t>u-net</w:t>
      </w:r>
      <w:r w:rsidRPr="004F3429">
        <w:rPr>
          <w:rStyle w:val="ad"/>
        </w:rPr>
        <w:t>的卫星地图分割</w:t>
      </w:r>
    </w:p>
    <w:p w14:paraId="47E8974A" w14:textId="77777777" w:rsidR="004F3429" w:rsidRDefault="00D34F1F" w:rsidP="004F3429">
      <w:pPr>
        <w:pStyle w:val="ae"/>
        <w:rPr>
          <w:rFonts w:ascii="等线" w:eastAsia="等线" w:hAnsi="等线"/>
          <w:sz w:val="24"/>
          <w:szCs w:val="24"/>
        </w:rPr>
      </w:pPr>
      <w:r>
        <w:lastRenderedPageBreak/>
        <w:drawing>
          <wp:inline distT="0" distB="0" distL="0" distR="0" wp14:anchorId="0983A8D6" wp14:editId="1AF0CDD2">
            <wp:extent cx="5274310" cy="30825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9"/>
                    <a:stretch>
                      <a:fillRect/>
                    </a:stretch>
                  </pic:blipFill>
                  <pic:spPr>
                    <a:xfrm>
                      <a:off x="0" y="0"/>
                      <a:ext cx="5274310" cy="3082555"/>
                    </a:xfrm>
                    <a:prstGeom prst="rect">
                      <a:avLst/>
                    </a:prstGeom>
                  </pic:spPr>
                </pic:pic>
              </a:graphicData>
            </a:graphic>
          </wp:inline>
        </w:drawing>
      </w:r>
    </w:p>
    <w:p w14:paraId="6347EC09" w14:textId="4BA65A72" w:rsidR="00C45F9B" w:rsidRDefault="00D34F1F" w:rsidP="004F3429">
      <w:pPr>
        <w:pStyle w:val="a"/>
      </w:pPr>
      <w:r>
        <w:t>应用</w:t>
      </w:r>
      <w:r>
        <w:t>u-net</w:t>
      </w:r>
      <w:r>
        <w:t>分割电子显微镜下的细胞</w:t>
      </w:r>
    </w:p>
    <w:p w14:paraId="59371133" w14:textId="701F3685" w:rsidR="00C45F9B" w:rsidRDefault="00D34F1F" w:rsidP="004F3429">
      <w:pPr>
        <w:pStyle w:val="ab"/>
      </w:pPr>
      <w:r>
        <w:t>由</w:t>
      </w:r>
      <w:r>
        <w:t>Olaf</w:t>
      </w:r>
      <w:r w:rsidR="004045E7">
        <w:t xml:space="preserve"> </w:t>
      </w:r>
      <w:proofErr w:type="spellStart"/>
      <w:r>
        <w:t>Ronneberger</w:t>
      </w:r>
      <w:proofErr w:type="spellEnd"/>
      <w:r>
        <w:t>教授提出</w:t>
      </w:r>
      <w:r>
        <w:t>U-Net</w:t>
      </w:r>
      <w:r>
        <w:t>方法这一</w:t>
      </w:r>
      <w:r w:rsidR="004045E7">
        <w:rPr>
          <w:rFonts w:hint="eastAsia"/>
        </w:rPr>
        <w:t>事例</w:t>
      </w:r>
      <w:r>
        <w:t>，我们体会到在进行新的科学技术方法的探索时，不应闭门造车，而应关注工程实际，关心社会需求。</w:t>
      </w:r>
      <w:r>
        <w:t xml:space="preserve">Olaf </w:t>
      </w:r>
      <w:proofErr w:type="spellStart"/>
      <w:r>
        <w:t>Ronneberger</w:t>
      </w:r>
      <w:proofErr w:type="spellEnd"/>
      <w:r>
        <w:t>教授从筛查糖尿病视网膜病变这一具体的工程实际应用出发，通过解决其中的关键问题得以获得了成功，推动了整个图像分割领域的发展。试想，倘若</w:t>
      </w:r>
      <w:r>
        <w:t xml:space="preserve">Olaf </w:t>
      </w:r>
      <w:proofErr w:type="spellStart"/>
      <w:r>
        <w:t>Ronneberger</w:t>
      </w:r>
      <w:proofErr w:type="spellEnd"/>
      <w:r>
        <w:t>教授没有注意到这一实际应用，或许人们也不会去关心如何解决图像分割方法在小样本、</w:t>
      </w:r>
      <w:proofErr w:type="gramStart"/>
      <w:r>
        <w:t>多对象</w:t>
      </w:r>
      <w:proofErr w:type="gramEnd"/>
      <w:r>
        <w:t>情境下的适用性这样的问题，这也就很难催生出多尺度信息更加丰富的新的图像分割算法。</w:t>
      </w:r>
    </w:p>
    <w:p w14:paraId="309BBC00" w14:textId="0F7E024E" w:rsidR="00C45F9B" w:rsidRDefault="00D34F1F" w:rsidP="004F3429">
      <w:pPr>
        <w:pStyle w:val="ab"/>
        <w:rPr>
          <w:rFonts w:ascii="微软雅黑" w:eastAsia="微软雅黑" w:hAnsi="微软雅黑"/>
          <w:szCs w:val="21"/>
        </w:rPr>
      </w:pPr>
      <w:r>
        <w:t>遑论</w:t>
      </w:r>
      <w:r>
        <w:t>U-Net</w:t>
      </w:r>
      <w:r>
        <w:t>这一图像分割领域的新方法，历史上很多我们耳熟能详的伟大发现也都是由工程实际的需要催生的。</w:t>
      </w:r>
      <w:r>
        <w:t>19</w:t>
      </w:r>
      <w:r>
        <w:t>世纪末，由于冶金以及照明设备制造等的需要，人们急需找到黑体辐射强度和辐射频率的关系。从经典物理学出发推导出的维恩定律在低频区域与实验数据不相符，而在高频区域，从经典物理学的能量均分定理</w:t>
      </w:r>
      <w:proofErr w:type="gramStart"/>
      <w:r>
        <w:t>推导出瑞利</w:t>
      </w:r>
      <w:proofErr w:type="gramEnd"/>
      <w:r>
        <w:t>-</w:t>
      </w:r>
      <w:r>
        <w:t>金斯定律又与实验数据不相符，在辐射频率趋向无穷大时，能量也会变得无穷大，这种结果被称作为</w:t>
      </w:r>
      <w:r>
        <w:t>“</w:t>
      </w:r>
      <w:r>
        <w:t>紫外灾变</w:t>
      </w:r>
      <w:r>
        <w:t>”</w:t>
      </w:r>
      <w:r>
        <w:t>。普朗克使用插值法将两个公式化成了一条公式也即普朗克公式，并为了解释这个半经验公式的准确性提出了能量量子化假设，开启了量子力学的新时代。历史</w:t>
      </w:r>
      <w:r w:rsidR="00853ACA">
        <w:rPr>
          <w:rFonts w:hint="eastAsia"/>
        </w:rPr>
        <w:t>上</w:t>
      </w:r>
      <w:r>
        <w:t>和当代的事例均启示我们要多关注社会现状与产业发展，从工业实际的需要中得到关于新的研究方向的灵感。同时我们也应思考怎样才能使得自己的研究成果能够更好地造福大众，提高人们生活的幸福感，推动社会生产领域的发展与变革，而这也是科技进步的</w:t>
      </w:r>
      <w:r>
        <w:lastRenderedPageBreak/>
        <w:t>意义之所在。</w:t>
      </w:r>
    </w:p>
    <w:p w14:paraId="2987B30F" w14:textId="77777777" w:rsidR="005C3EC2" w:rsidRDefault="005C3EC2" w:rsidP="005C3EC2">
      <w:pPr>
        <w:pStyle w:val="1"/>
      </w:pPr>
      <w:bookmarkStart w:id="57" w:name="_Toc62212728"/>
      <w:bookmarkStart w:id="58" w:name="_Toc62221213"/>
      <w:r>
        <w:t>感想总结</w:t>
      </w:r>
      <w:bookmarkEnd w:id="57"/>
      <w:bookmarkEnd w:id="58"/>
    </w:p>
    <w:p w14:paraId="55ED0BC2" w14:textId="77777777" w:rsidR="005C3EC2" w:rsidRDefault="005C3EC2" w:rsidP="005C3EC2">
      <w:pPr>
        <w:pStyle w:val="2"/>
      </w:pPr>
      <w:bookmarkStart w:id="59" w:name="_Toc62212729"/>
      <w:bookmarkStart w:id="60" w:name="_Toc62221214"/>
      <w:r>
        <w:rPr>
          <w:rFonts w:hint="eastAsia"/>
        </w:rPr>
        <w:t>小组总结</w:t>
      </w:r>
      <w:bookmarkEnd w:id="59"/>
      <w:bookmarkEnd w:id="60"/>
    </w:p>
    <w:p w14:paraId="01E8EBFE" w14:textId="77777777" w:rsidR="005C3EC2" w:rsidRDefault="005C3EC2" w:rsidP="005C3EC2">
      <w:pPr>
        <w:pStyle w:val="ab"/>
      </w:pPr>
      <w:r>
        <w:t>在本学期研究之初，我们对马尔科夫随机场的原理和图像分割及纹理迁移的实现进行了探究，并尝试结合了重要的思想方法。但经过老师的点评和分析，我们发现这一阶段的研究没有牢牢把握</w:t>
      </w:r>
      <w:r>
        <w:t>“</w:t>
      </w:r>
      <w:r>
        <w:t>科普</w:t>
      </w:r>
      <w:r>
        <w:t>”</w:t>
      </w:r>
      <w:r>
        <w:t>这一点要求，忽视了对此过程中体现出的重要思想方法的分析。</w:t>
      </w:r>
    </w:p>
    <w:p w14:paraId="5FB232EF" w14:textId="77777777" w:rsidR="005C3EC2" w:rsidRDefault="005C3EC2" w:rsidP="005C3EC2">
      <w:pPr>
        <w:pStyle w:val="ab"/>
      </w:pPr>
      <w:r>
        <w:t>因此，在研究的第一阶段结束后，我们确定了接下来的研究重点是科普方面，通过二者的发展历史关键节点来提炼出重要的思想方法及对我们的学习生活的启示。</w:t>
      </w:r>
    </w:p>
    <w:p w14:paraId="5258D57D" w14:textId="77777777" w:rsidR="005C3EC2" w:rsidRDefault="005C3EC2" w:rsidP="005C3EC2">
      <w:pPr>
        <w:pStyle w:val="ab"/>
        <w:ind w:firstLine="420"/>
        <w:rPr>
          <w:rFonts w:ascii="微软雅黑" w:eastAsia="微软雅黑" w:hAnsi="微软雅黑"/>
          <w:szCs w:val="21"/>
        </w:rPr>
      </w:pPr>
      <w:r>
        <w:rPr>
          <w:rFonts w:ascii="微软雅黑" w:eastAsia="微软雅黑" w:hAnsi="微软雅黑"/>
          <w:sz w:val="21"/>
          <w:szCs w:val="21"/>
        </w:rPr>
        <w:t xml:space="preserve"> </w:t>
      </w:r>
      <w:r>
        <w:t>我们在小组内进行多次讨论，经过不断完善和优化，形成了第二阶段的研究成果，汇报展示也获得了老师的肯定。在第二次汇报中，我们首先从实际生活中的场景出发，通过自动驾驶等近几年图像分割取得的最新进展，引入图像分割的概念，并简要、</w:t>
      </w:r>
      <w:proofErr w:type="gramStart"/>
      <w:r>
        <w:t>科普地</w:t>
      </w:r>
      <w:proofErr w:type="gramEnd"/>
      <w:r>
        <w:t>讲解它的定义和一些实际应用，例如在摄影中的应用；之后我们讲述了二者与随机过程的关系，即它背后的原理是随机过程中一类重要的概念</w:t>
      </w:r>
      <w:r>
        <w:t>——</w:t>
      </w:r>
      <w:r>
        <w:t>马尔科夫随机场和马尔科夫链，列出数学定义，并通俗地进行解释；然后再通过图像分割算法的发展历史，找寻它们发展过程中的关键节点，是谁解决了这一关键性问题，以及他为什么能解决这一问题；最后每位小组成员结合自己的学习生活，对比差距，总结出这一探究过程给自己带来的学业等方面的启示。</w:t>
      </w:r>
      <w:r>
        <w:rPr>
          <w:rFonts w:ascii="微软雅黑" w:eastAsia="微软雅黑" w:hAnsi="微软雅黑"/>
          <w:sz w:val="21"/>
          <w:szCs w:val="21"/>
        </w:rPr>
        <w:t xml:space="preserve">       </w:t>
      </w:r>
    </w:p>
    <w:p w14:paraId="35030503" w14:textId="77777777" w:rsidR="005C3EC2" w:rsidRDefault="005C3EC2" w:rsidP="005C3EC2">
      <w:pPr>
        <w:pStyle w:val="ab"/>
      </w:pPr>
      <w:r>
        <w:t>对于第二阶段的研究，张有光老师在点评中指出，演讲过程中演讲者声音稍小，影响了台下老师与同学的听讲效果，同时，在展示内容方面，在启示与展望部分，我们的准备内容与演讲词有些空泛，稍显套路性，没有能很好地体现出本组成员对于本组题目的独立思考。</w:t>
      </w:r>
    </w:p>
    <w:p w14:paraId="4FE40D72" w14:textId="77777777" w:rsidR="005C3EC2" w:rsidRDefault="005C3EC2" w:rsidP="005C3EC2">
      <w:pPr>
        <w:pStyle w:val="ab"/>
      </w:pPr>
      <w:r>
        <w:t>然而，小组成员却在此时遭遇了研究的瓶颈，我们之前的工作执着于在理论知识上死磕，局限于公式和</w:t>
      </w:r>
      <w:proofErr w:type="spellStart"/>
      <w:r>
        <w:t>Matlab</w:t>
      </w:r>
      <w:proofErr w:type="spellEnd"/>
      <w:r>
        <w:t>模拟，结果不仅没有做到对知识的深入理解，在如此长的探究时间中也没能聚焦优秀前人的经历，更没能从中获得心路历程上的指导。这导致我们小组的工作效率极度低下，在比较长的探究时间中不能对零散的理论进行探究、收集与融合。</w:t>
      </w:r>
    </w:p>
    <w:p w14:paraId="7AE4A195" w14:textId="77777777" w:rsidR="005C3EC2" w:rsidRDefault="005C3EC2" w:rsidP="005C3EC2">
      <w:pPr>
        <w:pStyle w:val="ab"/>
      </w:pPr>
      <w:r>
        <w:t>幸运的是，我们迎来了第二次和张老师的交流。老师一语道破我们的核心问</w:t>
      </w:r>
      <w:r>
        <w:lastRenderedPageBreak/>
        <w:t>题</w:t>
      </w:r>
      <w:r>
        <w:t>——</w:t>
      </w:r>
      <w:r>
        <w:t>研究不深，并给予了我们在思考与展示上的建议，即要将故事和理论融入生活，这样的探究与分享才是有意义的。如图像分割背后的理论，对于没有研究图像分割的同学来说，图像分割的纯理论是枯燥乏味且难懂的，然而如果将这些理论与实际生活相结合，不仅能使得听讲者产生共鸣，也能够诱导他们产生兴趣，进而有机会也可以进一步对理论的学习展开协同讨论。</w:t>
      </w:r>
    </w:p>
    <w:p w14:paraId="3017C2CC" w14:textId="77777777" w:rsidR="005C3EC2" w:rsidRDefault="005C3EC2" w:rsidP="005C3EC2">
      <w:pPr>
        <w:pStyle w:val="ab"/>
      </w:pPr>
      <w:r>
        <w:t>根据张老师的建议，我们在第三阶段的研究中，通过大牛们</w:t>
      </w:r>
      <w:proofErr w:type="gramStart"/>
      <w:r>
        <w:t>的博客等</w:t>
      </w:r>
      <w:proofErr w:type="gramEnd"/>
      <w:r>
        <w:t>渠道获得其第一手的经验与体会，而对于一些历史较为悠远的杰出科学家，我们也会通过公众号等渠道着重对其成长过程与发现问题、解决问题的过程进行关注与总结。同时，在总体上，我们规避了过度沉迷图像分割这一领域，而是将重点放在了随机过程上，毕竟随机过程知识的学习才是本课的主题。我们的学习探究应当为课内基础知识服务，从而让我们学习随机过程的效率最优化、收获最大化，这是我们应当</w:t>
      </w:r>
      <w:proofErr w:type="gramStart"/>
      <w:r>
        <w:t>一</w:t>
      </w:r>
      <w:proofErr w:type="gramEnd"/>
      <w:r>
        <w:t>以贯之的核心。</w:t>
      </w:r>
    </w:p>
    <w:p w14:paraId="1A98D4B8" w14:textId="77777777" w:rsidR="005C3EC2" w:rsidRDefault="005C3EC2" w:rsidP="005C3EC2">
      <w:pPr>
        <w:pStyle w:val="ab"/>
      </w:pPr>
      <w:r>
        <w:t>在三个阶段的研究中，我们小组遇到了几次小困难和一次重大瓶颈，但都在张老师的指导和小组成员的共同努力下一一克服，完成了全部研究过程，加深了对马尔科夫随机过程的理解，并对随机过程这门学问产生了更加强烈的探究愿望。</w:t>
      </w:r>
    </w:p>
    <w:p w14:paraId="74254AB1" w14:textId="77777777" w:rsidR="005C3EC2" w:rsidRDefault="005C3EC2" w:rsidP="005C3EC2">
      <w:pPr>
        <w:pStyle w:val="2"/>
      </w:pPr>
      <w:bookmarkStart w:id="61" w:name="_Toc62212730"/>
      <w:bookmarkStart w:id="62" w:name="_Toc62221215"/>
      <w:r>
        <w:rPr>
          <w:rFonts w:hint="eastAsia"/>
        </w:rPr>
        <w:t>小组</w:t>
      </w:r>
      <w:r>
        <w:t>收获与启发</w:t>
      </w:r>
      <w:bookmarkEnd w:id="61"/>
      <w:bookmarkEnd w:id="62"/>
    </w:p>
    <w:p w14:paraId="55AF5CD0" w14:textId="77777777" w:rsidR="005C3EC2" w:rsidRDefault="005C3EC2" w:rsidP="005C3EC2">
      <w:pPr>
        <w:pStyle w:val="ab"/>
      </w:pPr>
      <w:r>
        <w:t>通过研究，我们知道图像分割算法的实现是一个循序渐进的过程，我们应当要看到前人方法的优点和不足之处，并积极思考如何才能对其进行改进。</w:t>
      </w:r>
    </w:p>
    <w:p w14:paraId="438882C9" w14:textId="77777777" w:rsidR="005C3EC2" w:rsidRDefault="005C3EC2" w:rsidP="005C3EC2">
      <w:pPr>
        <w:pStyle w:val="ab"/>
      </w:pPr>
      <w:r>
        <w:t>同时，我们应当掌握前沿的数学知识并将其应用于自己所在的领域，并应当时刻提醒自己数学的重要性。著名数学家牛顿一生取得了无数成果，但大都建立在其微积分等数学突破的基础之上，数学的重要可见一斑。</w:t>
      </w:r>
    </w:p>
    <w:p w14:paraId="670E3016" w14:textId="77777777" w:rsidR="005C3EC2" w:rsidRDefault="005C3EC2" w:rsidP="005C3EC2">
      <w:pPr>
        <w:pStyle w:val="ab"/>
      </w:pPr>
      <w:r>
        <w:t>在</w:t>
      </w:r>
      <w:r>
        <w:t>U-Net</w:t>
      </w:r>
      <w:r>
        <w:t>的例子中，我们体会到关注工程实际的重要性。</w:t>
      </w:r>
      <w:r>
        <w:t>U-Net</w:t>
      </w:r>
      <w:r>
        <w:t>就是从医疗图像分割这一具体的工程实际应用出发，通过解决关键问题得以成功的。我们要多关注社会现状与产业发展，从工业实际的需要中得到新的研究方向的灵感。著名物理学家普朗克正是从工业生产实际中出发，发现并解决了解决黑体辐射问题。</w:t>
      </w:r>
    </w:p>
    <w:p w14:paraId="26579861" w14:textId="77777777" w:rsidR="005C3EC2" w:rsidRDefault="005C3EC2" w:rsidP="005C3EC2">
      <w:pPr>
        <w:pStyle w:val="ab"/>
      </w:pPr>
      <w:r>
        <w:t>随着深度学习在计算机视觉领域的巨大成功</w:t>
      </w:r>
      <w:del w:id="63" w:author="Admin" w:date="2021-01-22T09:35:00Z">
        <w:r w:rsidDel="00C92708">
          <w:rPr>
            <w:rFonts w:hint="eastAsia"/>
          </w:rPr>
          <w:delText>,</w:delText>
        </w:r>
      </w:del>
      <w:ins w:id="64" w:author="Admin" w:date="2021-01-22T09:35:00Z">
        <w:r>
          <w:rPr>
            <w:rFonts w:hint="eastAsia"/>
          </w:rPr>
          <w:t>，</w:t>
        </w:r>
      </w:ins>
      <w:r>
        <w:t>以卷积神经网络为基础的图像语义分割方法取得了突破性的进展，将图像分割带到了一个新的高度。如何继续提高分割算法的精度，以及降低分割算法的复杂度是值得继续研究的问题。在日常的学习生活中我们应多将所学知识联系实际，不能仅仅是应付考试，而应积极</w:t>
      </w:r>
      <w:r>
        <w:lastRenderedPageBreak/>
        <w:t>思考它们在实际应用中的重要价值。</w:t>
      </w:r>
    </w:p>
    <w:p w14:paraId="097D99A8" w14:textId="77777777" w:rsidR="005C3EC2" w:rsidRDefault="005C3EC2" w:rsidP="005C3EC2">
      <w:pPr>
        <w:pStyle w:val="2"/>
      </w:pPr>
      <w:bookmarkStart w:id="65" w:name="_Toc62212731"/>
      <w:bookmarkStart w:id="66" w:name="_Toc62221216"/>
      <w:r>
        <w:rPr>
          <w:rFonts w:hint="eastAsia"/>
        </w:rPr>
        <w:t>孙</w:t>
      </w:r>
      <w:proofErr w:type="gramStart"/>
      <w:r>
        <w:rPr>
          <w:rFonts w:hint="eastAsia"/>
        </w:rPr>
        <w:t>启楚个人</w:t>
      </w:r>
      <w:proofErr w:type="gramEnd"/>
      <w:r>
        <w:rPr>
          <w:rFonts w:hint="eastAsia"/>
        </w:rPr>
        <w:t>总结</w:t>
      </w:r>
      <w:bookmarkEnd w:id="65"/>
      <w:bookmarkEnd w:id="66"/>
    </w:p>
    <w:p w14:paraId="327C8265" w14:textId="77777777" w:rsidR="005C3EC2" w:rsidRPr="00641274" w:rsidRDefault="005C3EC2" w:rsidP="005C3EC2">
      <w:pPr>
        <w:pStyle w:val="ab"/>
      </w:pPr>
      <w:r w:rsidRPr="00641274">
        <w:rPr>
          <w:rFonts w:hint="eastAsia"/>
        </w:rPr>
        <w:t>随机过程理论课程大作业即将宣告结束了。在这次大作业中，我们小组成员一起就所选主题“随机过程在图像分割中的应用”查阅了相关文献资料，广泛地展开讨论和探究，并最终形成了探究报告。这一过程中我们遇到了很多难题，同时也收获了很多知识与感悟。</w:t>
      </w:r>
    </w:p>
    <w:p w14:paraId="6DA337A7" w14:textId="77777777" w:rsidR="005C3EC2" w:rsidRPr="00641274" w:rsidRDefault="005C3EC2" w:rsidP="005C3EC2">
      <w:pPr>
        <w:pStyle w:val="ab"/>
      </w:pPr>
      <w:r w:rsidRPr="00641274">
        <w:rPr>
          <w:rFonts w:hint="eastAsia"/>
        </w:rPr>
        <w:t>还记得大一年级的时候，在张老师的电子信息工程引论课程总结中我曾经写道“大学远远不止是刷题、考高分，更是拓宽自己的视野、对自己能力多方面的提升。”三年后的今天，在这一学期的随机过程课程学习经历中，我更加加深了对于这一点的认识。假如没有大作业，或许我们会轻松很多，不过是上课、做作业，记下课本上的概念与公式，考试之前多多刷题，随机过程课程学习就结束了。但大作业的存在改变了这一切。在完成大作业的过程中，我们不仅很快就认识到了随机过程理论在当今的前沿科学技术之中的应用，对随机过程学科中的相关知识概念有了更为深刻的理解，还锻炼了自己查阅文献资料、进行小组合作等多方面的能力。总而言之，这次大作业使我们受益匪浅。我们充分意识到了随机过程与生产生活有着千丝万缕的联系。以我们在这次探究中所接触到的马尔科夫链为例，我们对它的了解不再仅仅是书上“已知系统的现在，那么系统的将来与过去无关”</w:t>
      </w:r>
      <w:del w:id="67" w:author="Admin" w:date="2021-01-22T09:36:00Z">
        <w:r w:rsidRPr="00641274" w:rsidDel="00C92708">
          <w:rPr>
            <w:rFonts w:hint="eastAsia"/>
          </w:rPr>
          <w:delText xml:space="preserve"> </w:delText>
        </w:r>
      </w:del>
      <w:r w:rsidRPr="00641274">
        <w:rPr>
          <w:rFonts w:hint="eastAsia"/>
        </w:rPr>
        <w:t>那句冷冰冰的概念，而是通过天气变化、感冒传染等样</w:t>
      </w:r>
      <w:proofErr w:type="gramStart"/>
      <w:r w:rsidRPr="00641274">
        <w:rPr>
          <w:rFonts w:hint="eastAsia"/>
        </w:rPr>
        <w:t>例更加</w:t>
      </w:r>
      <w:proofErr w:type="gramEnd"/>
      <w:r w:rsidRPr="00641274">
        <w:rPr>
          <w:rFonts w:hint="eastAsia"/>
        </w:rPr>
        <w:t>直观形象地理解了它的本质，并意识到了图像分割的本质就是将图像作为一个马尔科夫场，每一点的性质只与邻近的点有关，而与远处的点无关。课本上的知识因此而变得鲜活。</w:t>
      </w:r>
    </w:p>
    <w:p w14:paraId="299AEF24" w14:textId="77777777" w:rsidR="005C3EC2" w:rsidRPr="00641274" w:rsidRDefault="005C3EC2" w:rsidP="005C3EC2">
      <w:pPr>
        <w:pStyle w:val="ab"/>
      </w:pPr>
      <w:r w:rsidRPr="00641274">
        <w:rPr>
          <w:rFonts w:hint="eastAsia"/>
        </w:rPr>
        <w:t>我们完成这次大作业的历程也可以用“一波三折”来形容。最初我们选定“随机过程在图像分割中的应用”这一题目后，查阅了很多资料，对图像分割技术的效果和实现原理产生了浓厚的兴趣。但由于我们的知识积累有限，很多推导过程都看不懂，导致进度缓慢。这时我们与张老师进行了第一次交流，在张老师的指点下我们发现自己忽视了题目中的科普性的要求及对研究过程中所体现出的重要思想方法的分析。之后我们对图像分割算法的发展历史进行了梳理，选取了</w:t>
      </w:r>
      <w:r w:rsidRPr="00641274">
        <w:rPr>
          <w:rFonts w:hint="eastAsia"/>
        </w:rPr>
        <w:t>O</w:t>
      </w:r>
      <w:r w:rsidRPr="00641274">
        <w:t xml:space="preserve">laf </w:t>
      </w:r>
      <w:proofErr w:type="spellStart"/>
      <w:r w:rsidRPr="00641274">
        <w:t>Ronneberger</w:t>
      </w:r>
      <w:proofErr w:type="spellEnd"/>
      <w:r w:rsidRPr="00641274">
        <w:rPr>
          <w:rFonts w:hint="eastAsia"/>
        </w:rPr>
        <w:t>、何恺明和高文院士三位对图像分割算法做出过重大贡献的知名人士事迹进行分析，体会到了驱使他们取得重大成就的动力和在他们的研究过</w:t>
      </w:r>
      <w:r w:rsidRPr="00641274">
        <w:rPr>
          <w:rFonts w:hint="eastAsia"/>
        </w:rPr>
        <w:lastRenderedPageBreak/>
        <w:t>程中所体现出的思维方法。在第二次小组展示中，我们也获得了张老师的肯定。我们所选定的研究对象“图像分割”是一个相对较为新颖的概念，也是人们当前广泛关注的一大问题，在自动驾驶等前沿领域有着广阔的应用前景。在探究图像分割与随机过程二者之间关系的过程中，我们也遇到了很多的困难，其一就是相关科普文章较少，很难直接找到讲述该领域著名科技工作者的思考方法和新路历程的资料。在张老师的指点下，我们意识到可以通过搜索相关</w:t>
      </w:r>
      <w:proofErr w:type="gramStart"/>
      <w:r w:rsidRPr="00641274">
        <w:rPr>
          <w:rFonts w:hint="eastAsia"/>
        </w:rPr>
        <w:t>微信公众号</w:t>
      </w:r>
      <w:proofErr w:type="gramEnd"/>
      <w:r w:rsidRPr="00641274">
        <w:rPr>
          <w:rFonts w:hint="eastAsia"/>
        </w:rPr>
        <w:t>推送，甚至是发邮件的方式来获取第一手的资料。这也使得我们之后的探究过程顺利了不少。在阅读这些科学家的故事时，我们也有了很多新的体会与感悟。这些在图像分割领域能够做出卓越贡献的学者，无一不是善于联想与思考，从生活现状中汲取了灵感。这启示着我们在学习和科研过程中不应闭门造车，而是应该注重拓宽自己的视野，多加观察与思考，了解社会的发展与需求。</w:t>
      </w:r>
    </w:p>
    <w:p w14:paraId="37D4FA17" w14:textId="77777777" w:rsidR="005C3EC2" w:rsidRPr="00641274" w:rsidRDefault="005C3EC2" w:rsidP="005C3EC2">
      <w:pPr>
        <w:pStyle w:val="ab"/>
      </w:pPr>
      <w:r w:rsidRPr="00641274">
        <w:rPr>
          <w:rFonts w:hint="eastAsia"/>
        </w:rPr>
        <w:t>此外，我们也收获到了很多知识以外的东西。在小组合作进行探究的过程中，我们四位小组成员之间的配合由一开始之间的较为生疏变得越来越流畅和熟练，这也启发了我们对于如何才能更好地融入团队、更高效地与团队成员进行分工协作的思考。在多次增删修改报告的过程中，我们也体会到了精益求精的重要性。薛其坤院士曾说他二十分钟的学术报告模拟练习了八十多遍，而那次经历也使他养成了追求极致，寻找科研和工作快乐的习惯。院士尚且如此，更何况我们这些还在求学的大学生。最后，在了解著名科技工作者的经历的过程中，我也意识到了跳出单纯的应试视野、进行多元化探索的重要性，并开始思考如何才能更好地进行今后更高阶段的学习与科研生活。</w:t>
      </w:r>
    </w:p>
    <w:p w14:paraId="008B1F2C" w14:textId="77777777" w:rsidR="005C3EC2" w:rsidRDefault="005C3EC2" w:rsidP="005C3EC2">
      <w:pPr>
        <w:pStyle w:val="ab"/>
      </w:pPr>
      <w:r w:rsidRPr="00641274">
        <w:rPr>
          <w:rFonts w:hint="eastAsia"/>
        </w:rPr>
        <w:t>一学期的学习生活已然接近了尾声。在这空前繁忙的一学期中，我们完成了一个又一个的大作业，迎接了一个又一个的挑战。这段难忘的经历所给予我的不仅仅是知识的获得和能力的提升，更是对前沿探究方向和自身未来发展进行思考的一个契机。莎翁所作的戏剧《暴风雨》有句名言“凡是过往，皆为序章”，我们也应当有这样的心态，从过往的经历中汲取教训，并勇敢地向前看。在反思自己这一学期的随机过程探究学习的过程中，我也坚定了迈步向前的勇气。不畏风雨，多听多看，洞察铭记。希望今后的自己能够将这学期的思考与收获同自己的学习和科研工作结合起来，真正做出有价值、有意义的成果。</w:t>
      </w:r>
    </w:p>
    <w:p w14:paraId="74379427" w14:textId="77777777" w:rsidR="005C3EC2" w:rsidRPr="00641274" w:rsidRDefault="005C3EC2" w:rsidP="005C3EC2">
      <w:pPr>
        <w:pStyle w:val="2"/>
      </w:pPr>
      <w:bookmarkStart w:id="68" w:name="_Toc62212732"/>
      <w:bookmarkStart w:id="69" w:name="_Toc62221217"/>
      <w:r>
        <w:rPr>
          <w:rFonts w:hint="eastAsia"/>
        </w:rPr>
        <w:t>尹航个人总结</w:t>
      </w:r>
      <w:bookmarkEnd w:id="68"/>
      <w:bookmarkEnd w:id="69"/>
    </w:p>
    <w:p w14:paraId="133B8CB7" w14:textId="77777777" w:rsidR="005C3EC2" w:rsidRPr="00641274" w:rsidRDefault="005C3EC2" w:rsidP="005C3EC2">
      <w:pPr>
        <w:pStyle w:val="ab"/>
      </w:pPr>
      <w:r w:rsidRPr="00641274">
        <w:rPr>
          <w:rFonts w:hint="eastAsia"/>
        </w:rPr>
        <w:lastRenderedPageBreak/>
        <w:t>一学期的随机过程学习已接近尾声，从这门独特的课程中，我不仅学到了随机过程的基本理论知识，和团队们一起完成了一次自主探究过程，对学习基础理论和总结提炼的关系有了崭新的理解，更是在与老师的交流中有机会静下心来思考规划自己的大学生活。回想起刚刚开始时我对张老师将基础学习和自主探究相结合的不理解，突然发现自己已经在一学期的学习探究过程中成长了许多。</w:t>
      </w:r>
    </w:p>
    <w:p w14:paraId="6E9200C0" w14:textId="77777777" w:rsidR="005C3EC2" w:rsidRPr="00641274" w:rsidRDefault="005C3EC2" w:rsidP="005C3EC2">
      <w:pPr>
        <w:pStyle w:val="ab"/>
      </w:pPr>
      <w:r w:rsidRPr="00641274">
        <w:rPr>
          <w:rFonts w:hint="eastAsia"/>
        </w:rPr>
        <w:t>在本学期随机过程研究之初，我们小组经过讨论确定研究方向为“随机过程在图像分割中的应用”，由此开启了本学期的随机过程探究之旅。</w:t>
      </w:r>
    </w:p>
    <w:p w14:paraId="7233AF65" w14:textId="77777777" w:rsidR="005C3EC2" w:rsidRDefault="005C3EC2" w:rsidP="005C3EC2">
      <w:pPr>
        <w:pStyle w:val="ab"/>
      </w:pPr>
      <w:r w:rsidRPr="00641274">
        <w:rPr>
          <w:rFonts w:hint="eastAsia"/>
        </w:rPr>
        <w:t>然而，本学期的探究历程并非一帆风顺，但也</w:t>
      </w:r>
      <w:proofErr w:type="gramStart"/>
      <w:r w:rsidRPr="00641274">
        <w:rPr>
          <w:rFonts w:hint="eastAsia"/>
        </w:rPr>
        <w:t>见证着</w:t>
      </w:r>
      <w:proofErr w:type="gramEnd"/>
      <w:r w:rsidRPr="00641274">
        <w:rPr>
          <w:rFonts w:hint="eastAsia"/>
        </w:rPr>
        <w:t>我</w:t>
      </w:r>
      <w:r>
        <w:rPr>
          <w:rFonts w:hint="eastAsia"/>
        </w:rPr>
        <w:t>对问题理解的不断深入与成长进步。确立选题之初，我被图像分割和纹理迁移等先进技术深深吸引，因此将研究重点放在了对图像分割等技术的学习探究中。起初还算顺利，但随着探究逐渐深入，我的知识储备渐渐捉襟见肘，我看不懂图像分割的专业理论和先进技术，探究过程陷入僵局。</w:t>
      </w:r>
      <w:r>
        <w:t>带着问题，我们与张老师进行了</w:t>
      </w:r>
      <w:r>
        <w:rPr>
          <w:rFonts w:hint="eastAsia"/>
        </w:rPr>
        <w:t>第一次</w:t>
      </w:r>
      <w:r>
        <w:t>交流，</w:t>
      </w:r>
      <w:r>
        <w:rPr>
          <w:rFonts w:hint="eastAsia"/>
        </w:rPr>
        <w:t>经过与张老师的交流和讨论，我发现我竟然忽视了“科普”的题目要求，忽略了对探究过程中体现出的重要思想方法的分析。找到问题后，我们小组对研究方向进行了调整，不再局限于对图像分割技术的研究，因此，在大家的共同努力下，我们小组的第二次展示获得了老师的肯定。</w:t>
      </w:r>
    </w:p>
    <w:p w14:paraId="43DCBA64" w14:textId="77777777" w:rsidR="005C3EC2" w:rsidRDefault="005C3EC2" w:rsidP="005C3EC2">
      <w:pPr>
        <w:pStyle w:val="ab"/>
      </w:pPr>
      <w:r>
        <w:rPr>
          <w:rFonts w:hint="eastAsia"/>
        </w:rPr>
        <w:t>此后每一次和张老师进行交流，张老师都会</w:t>
      </w:r>
      <w:r w:rsidRPr="00742FA8">
        <w:rPr>
          <w:rFonts w:hint="eastAsia"/>
        </w:rPr>
        <w:t>一针见血地指出</w:t>
      </w:r>
      <w:r>
        <w:rPr>
          <w:rFonts w:hint="eastAsia"/>
        </w:rPr>
        <w:t>我们的问题，并给我们最有针对性的建议，指引我们攻克研究过程中遇到的数次困难和瓶颈。</w:t>
      </w:r>
    </w:p>
    <w:p w14:paraId="05E75C2F" w14:textId="77777777" w:rsidR="005C3EC2" w:rsidRDefault="005C3EC2" w:rsidP="005C3EC2">
      <w:pPr>
        <w:pStyle w:val="ab"/>
      </w:pPr>
      <w:r>
        <w:rPr>
          <w:rFonts w:hint="eastAsia"/>
        </w:rPr>
        <w:t>经过一学期的随机过程学习，我意识到能有机会选到张老师的随机过程是何其幸运和荣幸。首先，相比于平行班的随机过程课，我们有独特的自主探究内容，我们选择与随机过程相关的题目，学习查阅相关资料，并从中总结出优秀的方法，探寻与随机过程书本知识的联系，在这个过程中，我们不仅巩固了课内书本知识，并对课内知识进行</w:t>
      </w:r>
      <w:r w:rsidRPr="00742FA8">
        <w:rPr>
          <w:rFonts w:hint="eastAsia"/>
        </w:rPr>
        <w:t>延伸</w:t>
      </w:r>
      <w:r>
        <w:rPr>
          <w:rFonts w:hint="eastAsia"/>
        </w:rPr>
        <w:t>拓展，可谓是“</w:t>
      </w:r>
      <w:r w:rsidRPr="00742FA8">
        <w:rPr>
          <w:rFonts w:hint="eastAsia"/>
        </w:rPr>
        <w:t>学得更广</w:t>
      </w:r>
      <w:r>
        <w:rPr>
          <w:rFonts w:hint="eastAsia"/>
        </w:rPr>
        <w:t>，</w:t>
      </w:r>
      <w:r w:rsidRPr="00742FA8">
        <w:rPr>
          <w:rFonts w:hint="eastAsia"/>
        </w:rPr>
        <w:t>学得更</w:t>
      </w:r>
      <w:r>
        <w:rPr>
          <w:rFonts w:hint="eastAsia"/>
        </w:rPr>
        <w:t>深”。其次，我们的课堂更加广阔，除了在教室里听老师讲授科内知识，我们还有很多机会多去张老师的办公室，与张老师进行面对面的交流，接受张老师更有针对性的建议与帮助；在随机过程考试结束后，我由于没有考好去找张老师倾诉，张老师不仅不厌其烦地开导我，同时帮我分析规划本科、</w:t>
      </w:r>
      <w:del w:id="70" w:author="Admin" w:date="2021-01-22T09:40:00Z">
        <w:r w:rsidDel="009A7B62">
          <w:rPr>
            <w:rFonts w:hint="eastAsia"/>
          </w:rPr>
          <w:delText>生</w:delText>
        </w:r>
      </w:del>
      <w:r>
        <w:rPr>
          <w:rFonts w:hint="eastAsia"/>
        </w:rPr>
        <w:t>研究生乃至以后的道路，让我把眼光放到更长远的未来，避免拘泥于当下。</w:t>
      </w:r>
    </w:p>
    <w:p w14:paraId="17C81FFD" w14:textId="77777777" w:rsidR="005C3EC2" w:rsidRDefault="005C3EC2" w:rsidP="005C3EC2">
      <w:pPr>
        <w:pStyle w:val="ab"/>
      </w:pPr>
      <w:r>
        <w:rPr>
          <w:rFonts w:hint="eastAsia"/>
        </w:rPr>
        <w:t>在短短一学期的学习中，虽然我只学到了浅显的冰山一角，但却打开了一扇</w:t>
      </w:r>
      <w:r>
        <w:rPr>
          <w:rFonts w:hint="eastAsia"/>
        </w:rPr>
        <w:lastRenderedPageBreak/>
        <w:t>新的大门。因为以往所学内容大都没有涉及随机过程，或者并没有明确引出随机过程的概念，因此，我并没有意识到随机过程的重要性，盲目认为输入系统的信号是一个确定的信号，用信号与系统学到的知识就已经足够了。然而，经过一学期的学习，我才慢慢发现通信系统中对噪声等不确定性因素的分析是何其重要，何其不可忽略，而这些问题就是随机过程的用武之地。因此，有了对随机过程的理解，我对通信相关理论理的认识更加全面了。</w:t>
      </w:r>
    </w:p>
    <w:p w14:paraId="737FE720" w14:textId="77777777" w:rsidR="005C3EC2" w:rsidRDefault="005C3EC2" w:rsidP="005C3EC2">
      <w:pPr>
        <w:pStyle w:val="ab"/>
      </w:pPr>
      <w:r>
        <w:rPr>
          <w:rFonts w:hint="eastAsia"/>
        </w:rPr>
        <w:t>经过对随机过程理解的不断深入，我渐渐发现，随机过程应用在生活中的方方面面，我们在学习时不能将其局限于书本的几章内容，这样不利于我们意识到其重要性。正如北京大学</w:t>
      </w:r>
      <w:proofErr w:type="gramStart"/>
      <w:r>
        <w:rPr>
          <w:rFonts w:hint="eastAsia"/>
        </w:rPr>
        <w:t>丘维声教授</w:t>
      </w:r>
      <w:proofErr w:type="gramEnd"/>
      <w:r>
        <w:rPr>
          <w:rFonts w:hint="eastAsia"/>
        </w:rPr>
        <w:t>所讲，任何数学推导和定理定义的由来不是凭空产生的，而是水到渠成的，随机过程更是如此，平时生活中我们养成了许多习惯，喜欢有规律性的在特定时间做特定的事情，但却又常常由于某些不确定的原因没有去做，这种不确定有规律性发生的可能性大小便被定义为概率；再如雨季时何时降雨让人捉摸不透，但同时又具有很强的规律性，我们便可以进行随机实验，通过频率估计概率去分析降雨的情况，让随机过程理论服务于生产生活实践。</w:t>
      </w:r>
    </w:p>
    <w:p w14:paraId="0CD2BC00" w14:textId="77777777" w:rsidR="005C3EC2" w:rsidRDefault="005C3EC2" w:rsidP="005C3EC2">
      <w:pPr>
        <w:pStyle w:val="ab"/>
      </w:pPr>
      <w:r>
        <w:rPr>
          <w:rFonts w:hint="eastAsia"/>
        </w:rPr>
        <w:t>随机过程这门</w:t>
      </w:r>
      <w:proofErr w:type="gramStart"/>
      <w:r>
        <w:rPr>
          <w:rFonts w:hint="eastAsia"/>
        </w:rPr>
        <w:t>课同样</w:t>
      </w:r>
      <w:proofErr w:type="gramEnd"/>
      <w:r>
        <w:rPr>
          <w:rFonts w:hint="eastAsia"/>
        </w:rPr>
        <w:t>让我对大学有了不一样的理解。进入</w:t>
      </w:r>
      <w:r>
        <w:t>大学</w:t>
      </w:r>
      <w:r>
        <w:rPr>
          <w:rFonts w:hint="eastAsia"/>
        </w:rPr>
        <w:t>以来，真正静下心来对大学以及以后进行规划的时间可谓是少之又少，而在本学期的随机过程学习中，我在探究过程中接触到了许多优秀科学家、优秀学长学姐的卓越过往、优秀品质，从他们的故事中，我看到了许许多多别样的大学生活。同时，张老师从始至终也在不停地引导我们去主动思考大学该怎么读，应当从更多角度看待大学、规划大学生活，用多元化的标准评价自己，而不能局限于应试。我们之所以来到大学，是为了将所学知识应用到日后的生产生活实践中，因此，在平日的学习中，基础学习与总结提炼两者缺一不可，没有基础知识的积累，何谈总结提炼？没有从基础学习总结提炼，又何谈将所学知识灵活运用到生产生活实践中呢？</w:t>
      </w:r>
    </w:p>
    <w:p w14:paraId="0B830BC4" w14:textId="77777777" w:rsidR="005C3EC2" w:rsidRDefault="005C3EC2" w:rsidP="005C3EC2">
      <w:pPr>
        <w:pStyle w:val="2"/>
      </w:pPr>
      <w:bookmarkStart w:id="71" w:name="_Toc62212733"/>
      <w:bookmarkStart w:id="72" w:name="_Toc62221218"/>
      <w:r>
        <w:rPr>
          <w:rFonts w:hint="eastAsia"/>
        </w:rPr>
        <w:t>高</w:t>
      </w:r>
      <w:proofErr w:type="gramStart"/>
      <w:r>
        <w:rPr>
          <w:rFonts w:hint="eastAsia"/>
        </w:rPr>
        <w:t>源鸿个人</w:t>
      </w:r>
      <w:proofErr w:type="gramEnd"/>
      <w:r>
        <w:rPr>
          <w:rFonts w:hint="eastAsia"/>
        </w:rPr>
        <w:t>总结</w:t>
      </w:r>
      <w:bookmarkEnd w:id="71"/>
      <w:bookmarkEnd w:id="72"/>
    </w:p>
    <w:p w14:paraId="3D6727C8" w14:textId="77777777" w:rsidR="005C3EC2" w:rsidRDefault="005C3EC2" w:rsidP="005C3EC2">
      <w:pPr>
        <w:pStyle w:val="ab"/>
      </w:pPr>
      <w:r>
        <w:rPr>
          <w:rFonts w:hint="eastAsia"/>
        </w:rPr>
        <w:t>本学期随机过程的课程研讨，我们小组以随机过程在图像处理中的应用为主题，深入了解了图像处理关键技术的发展进步以及随机过程在复杂问题分析上的具体应用。如今伴随着课程的学习进入尾声，回顾整个学期探究实践的经历，我收获颇多。通过亲自动手查阅资料，在有限的时间内快速、整体地了解一个前沿</w:t>
      </w:r>
      <w:r>
        <w:rPr>
          <w:rFonts w:hint="eastAsia"/>
        </w:rPr>
        <w:lastRenderedPageBreak/>
        <w:t>领域，学习广而繁复的知识，加深了我对随机过程的意义和价值的理解，小组探究实践、定期与教授面对面交流反馈的形式，让我们的探究过程既保持独立自主，又能在走入弯路后及时回到正确的方向，最后的成果也远远超出了我的预期。</w:t>
      </w:r>
    </w:p>
    <w:p w14:paraId="396E0BBB" w14:textId="77777777" w:rsidR="005C3EC2" w:rsidRDefault="005C3EC2" w:rsidP="005C3EC2">
      <w:pPr>
        <w:pStyle w:val="ab"/>
      </w:pPr>
      <w:r>
        <w:rPr>
          <w:rFonts w:hint="eastAsia"/>
        </w:rPr>
        <w:t>回顾一学期的学习探究，我们的探究过程可以大致总结为整体了解、深入探究、总结反思三个阶段。首先在整体了解的阶段，我们查阅了大量的关于随机过程和图像处理相关领域方面的资料，收获了丰富的专业知识。不仅了解了图像处理的关键技术</w:t>
      </w:r>
      <w:r>
        <w:rPr>
          <w:rFonts w:hint="eastAsia"/>
        </w:rPr>
        <w:t>----</w:t>
      </w:r>
      <w:r>
        <w:rPr>
          <w:rFonts w:hint="eastAsia"/>
        </w:rPr>
        <w:t>图像分割的发展及现状，也从实现该技术的角度出发，体会到随机过程在图像处理中的应用，并尝试使用</w:t>
      </w:r>
      <w:del w:id="73" w:author="孙 启楚" w:date="2021-01-22T12:41:00Z">
        <w:r w:rsidDel="006F06E6">
          <w:rPr>
            <w:rFonts w:hint="eastAsia"/>
          </w:rPr>
          <w:delText>matlab</w:delText>
        </w:r>
      </w:del>
      <w:ins w:id="74" w:author="孙 启楚" w:date="2021-01-22T12:41:00Z">
        <w:r>
          <w:rPr>
            <w:rFonts w:hint="eastAsia"/>
          </w:rPr>
          <w:t>MATLAB</w:t>
        </w:r>
      </w:ins>
      <w:r>
        <w:rPr>
          <w:rFonts w:hint="eastAsia"/>
        </w:rPr>
        <w:t>处理图像，感受到了图像作为二维</w:t>
      </w:r>
      <w:proofErr w:type="gramStart"/>
      <w:r>
        <w:rPr>
          <w:rFonts w:hint="eastAsia"/>
        </w:rPr>
        <w:t>像素点集的</w:t>
      </w:r>
      <w:proofErr w:type="gramEnd"/>
      <w:r>
        <w:rPr>
          <w:rFonts w:hint="eastAsia"/>
        </w:rPr>
        <w:t>基本性质，以及图像所具有的包括像素、灰度等等的基本信息，了解了图像是什么、又是如何涵盖信息的，为我们后续的探究打下了坚实的基础。</w:t>
      </w:r>
    </w:p>
    <w:p w14:paraId="4DC4EA3C" w14:textId="77777777" w:rsidR="005C3EC2" w:rsidRDefault="005C3EC2" w:rsidP="005C3EC2">
      <w:pPr>
        <w:pStyle w:val="ab"/>
      </w:pPr>
      <w:r>
        <w:rPr>
          <w:rFonts w:hint="eastAsia"/>
        </w:rPr>
        <w:t>在第二个阶段，我们围绕图像分割技术和随机过程知识在其中的应用，进一步加深了对随机过程相关知识概念的理解，也逐渐认识到随机过程这门学科在处理复杂技术问题上的重要意义。图像处理技术是一个很年轻的领域，但是由于当下各个领域对这门技术的强烈需求发展迅速，不过如今依然是一个未能解决的问题。而在当时初步认识随机过程这一学科的时候，我们感受到了这门学科的重大意义：随机过程正是描述最平常、最一般的自然现象背后的规律的，处理的问题是最复杂、最普遍的，他解决问题的思路正是人类描述、解决自然界最一般、最复杂问题的根本手段。对于反映客观事物的二维图像，我们得到的这一个二位</w:t>
      </w:r>
      <w:proofErr w:type="gramStart"/>
      <w:r>
        <w:rPr>
          <w:rFonts w:hint="eastAsia"/>
        </w:rPr>
        <w:t>像素点集的</w:t>
      </w:r>
      <w:proofErr w:type="gramEnd"/>
      <w:r>
        <w:rPr>
          <w:rFonts w:hint="eastAsia"/>
        </w:rPr>
        <w:t>样本本身的分布规律就是一个随机过程。综上，本小组定题的阶段，我们之所以最终确定了图像处理技术与随机过程之间的关系这一主题，也正是从基于马尔科夫随机场理论的图像分割技术的角度出发，感受到了利用概率无向图模型处理图像相比于传统分割算法从本质上的优越性，因此决定从这个切入点深入分析，探究随机过程在面对图像处理这一世界难题的基本思路和随机过程在未来图像处理技术发展上的潜力。</w:t>
      </w:r>
    </w:p>
    <w:p w14:paraId="165AEFD1" w14:textId="77777777" w:rsidR="005C3EC2" w:rsidRDefault="005C3EC2" w:rsidP="005C3EC2">
      <w:pPr>
        <w:pStyle w:val="ab"/>
      </w:pPr>
      <w:r>
        <w:rPr>
          <w:rFonts w:hint="eastAsia"/>
        </w:rPr>
        <w:t>第三阶段，我们总结了前阶段的探究成果，并从中总结反思自己当前的学习方法和应当逐渐培养具备的科研思想。随着一学期的探究过程的慢慢展开，我不仅仅更加深入的学习到相关领域的知识，也从这次探究的过程中重新审视自身的学习方法，并进一步意识到自己在未来作为一名科研工作者在前沿领域应当具备</w:t>
      </w:r>
      <w:r>
        <w:rPr>
          <w:rFonts w:hint="eastAsia"/>
        </w:rPr>
        <w:lastRenderedPageBreak/>
        <w:t>的开拓眼界和突破思想。经过前两阶段的探究学习，再回望我们曾经对随机过程和图像处理技术两者关系的初步定论，我不得不承认当初对图像处理技术的初步看法是有限的，而随机过程也只是图像处理技术的重要理论工具之一，还有很多很多的手段如语义分割、机器学习等也是处理这一复杂问题的得力工具。但是，这不意味着随机过程对于图像处理技术只是一个小小的实现思路、几个概念或理论模型那么简单，我们发现随机过程处理问题的思路更是贯穿始终。这一结论让我们重新审视我们的初心，并结合与教授最后一次交流时，教授耐心指导点拨为我们指明的新方向和我们的所学所思，我们在后期的探究内容上又进一步结合几个在图像处理技术发展历程中具有重要进步意义的算法和突破的案例。这也让我进一步认识到图像处理技术到底难在哪，以及随机过程的学科背后看待、处理问题的思想在于何处。</w:t>
      </w:r>
    </w:p>
    <w:p w14:paraId="39AEED9B" w14:textId="77777777" w:rsidR="005C3EC2" w:rsidRPr="00721693" w:rsidRDefault="005C3EC2" w:rsidP="005C3EC2">
      <w:pPr>
        <w:pStyle w:val="ab"/>
      </w:pPr>
      <w:r>
        <w:rPr>
          <w:rFonts w:hint="eastAsia"/>
        </w:rPr>
        <w:t>图像处理技术是信息领域的重要技术，也是当今机器学习、人工智能等概念里非常着重考虑的技术。如果能够使机器来可靠的处理图像，可以极大地增加图像的处理效率，对学术科研、社会发展、工程制造等等领域带来突破性的发展。而图像分割技术是目前图像处理技术发展最根本最重要的一环，其本质就是对二维图像进行初步的分类识别，从图片中辨认出需要的有效信息，如将风景图分为远景和近景，将环境图片分为物体和背景，将复杂几何结构提炼出正、侧面和边缘等区域的过程。这一将图像</w:t>
      </w:r>
      <w:proofErr w:type="gramStart"/>
      <w:r>
        <w:rPr>
          <w:rFonts w:hint="eastAsia"/>
        </w:rPr>
        <w:t>像素点集分类</w:t>
      </w:r>
      <w:proofErr w:type="gramEnd"/>
      <w:r>
        <w:rPr>
          <w:rFonts w:hint="eastAsia"/>
        </w:rPr>
        <w:t>、切割的过程很像是对图像进行剪裁分离，所以用分割二字也</w:t>
      </w:r>
      <w:del w:id="75" w:author="孙 启楚" w:date="2021-01-22T12:41:00Z">
        <w:r w:rsidDel="006F06E6">
          <w:rPr>
            <w:rFonts w:hint="eastAsia"/>
          </w:rPr>
          <w:delText>很</w:delText>
        </w:r>
      </w:del>
      <w:r>
        <w:rPr>
          <w:rFonts w:hint="eastAsia"/>
        </w:rPr>
        <w:t>形象的道出了图像分割技术的基本实现手段，即对图像进行边界判定、区域归类的传统技术思路。考虑到处理二</w:t>
      </w:r>
      <w:proofErr w:type="gramStart"/>
      <w:r>
        <w:rPr>
          <w:rFonts w:hint="eastAsia"/>
        </w:rPr>
        <w:t>维数据集的</w:t>
      </w:r>
      <w:proofErr w:type="gramEnd"/>
      <w:r>
        <w:rPr>
          <w:rFonts w:hint="eastAsia"/>
        </w:rPr>
        <w:t>复杂性，包括像素点的关联特征、实际处理对象的特性以及干扰因素，仅仅从像素</w:t>
      </w:r>
      <w:proofErr w:type="gramStart"/>
      <w:r>
        <w:rPr>
          <w:rFonts w:hint="eastAsia"/>
        </w:rPr>
        <w:t>点信息</w:t>
      </w:r>
      <w:proofErr w:type="gramEnd"/>
      <w:r>
        <w:rPr>
          <w:rFonts w:hint="eastAsia"/>
        </w:rPr>
        <w:t>特征出发的不同的传统图像分割算法普适性低、难以移植、抗干扰差，都不具有代表性，目前也没有一个普适的算法。利用马尔科夫随机场模型来反映图像相近像素点之间的联系被证明是一种有效的手段。如今随着信息技术的飞速发展，对具有优异性能图像分割技术的需求也愈发强烈，在不同的领域，大量的新思路新算法不断涌现，它们本质上也是从随机过程的角度出发，用更优的手段来反映、识别图像中的有效信息。因此，研究图像技术的发展以及里程碑式的技术突破，对我们了解图像分割技术、学习解决世纪难题的思路有着很重要的意义。不仅如此，通过一系列的学习探究，我也了解到在面对前沿领域的科研工作者是如何总结经</w:t>
      </w:r>
      <w:r>
        <w:rPr>
          <w:rFonts w:hint="eastAsia"/>
        </w:rPr>
        <w:lastRenderedPageBreak/>
        <w:t>验，提出新的思路或新的算法的。本次探究的课题中，我在得到多方面锻炼的同时，也意识到自己的不足，作为一名大三的学生，我应当开始做好从一名接受前人经验智慧的学生到自主研究、总结创造的科研工作者。在剩余一年半的本科学习中，着重锻炼自己的独立思考和自主创新能力，深刻反思在以后的学习、研究中，应当锻炼具备什么样的科研品质和学术思想并做好准备，从当下开始着手努力，在学习与实践的过程中不断进步。</w:t>
      </w:r>
    </w:p>
    <w:p w14:paraId="06DE347F" w14:textId="77777777" w:rsidR="005C3EC2" w:rsidRDefault="005C3EC2" w:rsidP="005C3EC2">
      <w:pPr>
        <w:pStyle w:val="1"/>
      </w:pPr>
      <w:bookmarkStart w:id="76" w:name="_Toc62212734"/>
      <w:bookmarkStart w:id="77" w:name="_Toc62221219"/>
      <w:r>
        <w:rPr>
          <w:rFonts w:hint="eastAsia"/>
        </w:rPr>
        <w:t>版本迭代</w:t>
      </w:r>
      <w:bookmarkEnd w:id="76"/>
      <w:bookmarkEnd w:id="77"/>
    </w:p>
    <w:p w14:paraId="15908FCE" w14:textId="77777777" w:rsidR="005C3EC2" w:rsidRDefault="005C3EC2" w:rsidP="005C3EC2">
      <w:pPr>
        <w:pStyle w:val="2"/>
      </w:pPr>
      <w:bookmarkStart w:id="78" w:name="_Toc62212735"/>
      <w:bookmarkStart w:id="79" w:name="_Toc62221220"/>
      <w:r>
        <w:rPr>
          <w:rFonts w:hint="eastAsia"/>
        </w:rPr>
        <w:t>第一版</w:t>
      </w:r>
      <w:bookmarkEnd w:id="78"/>
      <w:bookmarkEnd w:id="79"/>
    </w:p>
    <w:p w14:paraId="65E996FE" w14:textId="0220D37B" w:rsidR="005C3EC2" w:rsidRPr="00EC5A40" w:rsidRDefault="005C3EC2" w:rsidP="005C3EC2">
      <w:pPr>
        <w:pStyle w:val="af1"/>
      </w:pPr>
      <w:r w:rsidRPr="00EC5A40">
        <w:rPr>
          <w:rFonts w:hint="eastAsia"/>
        </w:rPr>
        <w:t>根据一学期几个阶段的研究学习和张老师给我们的建议，我们形成了第一版随机过程研究报告，第一版报告包括图像分割技术简介、图像分割的技术应用、图像分割与随机过程之间的联系、科学家和科学家精神以及同学们的感想和总结。在图像分割与随机过程之间的联系中，我们阐述了</w:t>
      </w:r>
      <w:r w:rsidR="00D3116D">
        <w:rPr>
          <w:rFonts w:hint="eastAsia"/>
        </w:rPr>
        <w:t>马尔科夫</w:t>
      </w:r>
      <w:r w:rsidRPr="00EC5A40">
        <w:rPr>
          <w:rFonts w:hint="eastAsia"/>
        </w:rPr>
        <w:t>随机场和</w:t>
      </w:r>
      <w:r w:rsidR="00D3116D">
        <w:rPr>
          <w:rFonts w:hint="eastAsia"/>
        </w:rPr>
        <w:t>马尔科夫</w:t>
      </w:r>
      <w:r w:rsidRPr="00EC5A40">
        <w:rPr>
          <w:rFonts w:hint="eastAsia"/>
        </w:rPr>
        <w:t>随机链以及图像分割问题的处理思路，将先进的图像分割技术与书本中所学的</w:t>
      </w:r>
      <w:r w:rsidR="00D3116D">
        <w:rPr>
          <w:rFonts w:hint="eastAsia"/>
        </w:rPr>
        <w:t>马尔科夫</w:t>
      </w:r>
      <w:r w:rsidRPr="00EC5A40">
        <w:rPr>
          <w:rFonts w:hint="eastAsia"/>
        </w:rPr>
        <w:t>随机场相联系，巩固和拓展了书本所学。在总结科学家精神时，我们研究了何恺明和高文院士两位中国科学家和</w:t>
      </w:r>
      <w:r w:rsidRPr="00EC5A40">
        <w:rPr>
          <w:rFonts w:hint="eastAsia"/>
        </w:rPr>
        <w:t>O</w:t>
      </w:r>
      <w:r w:rsidRPr="00EC5A40">
        <w:t>l</w:t>
      </w:r>
      <w:r w:rsidRPr="00EC5A40">
        <w:rPr>
          <w:rFonts w:hint="eastAsia"/>
        </w:rPr>
        <w:t>af</w:t>
      </w:r>
      <w:r w:rsidRPr="00EC5A40">
        <w:t xml:space="preserve"> </w:t>
      </w:r>
      <w:proofErr w:type="spellStart"/>
      <w:r w:rsidRPr="00EC5A40">
        <w:t>Ronneberger</w:t>
      </w:r>
      <w:proofErr w:type="spellEnd"/>
      <w:r w:rsidRPr="00EC5A40">
        <w:t>教授</w:t>
      </w:r>
      <w:r w:rsidRPr="00EC5A40">
        <w:rPr>
          <w:rFonts w:hint="eastAsia"/>
        </w:rPr>
        <w:t>的研究成果和故事，</w:t>
      </w:r>
      <w:r w:rsidRPr="00EC5A40">
        <w:t>并发掘他们的</w:t>
      </w:r>
      <w:r w:rsidRPr="00EC5A40">
        <w:rPr>
          <w:rFonts w:hint="eastAsia"/>
        </w:rPr>
        <w:t>优秀品质。</w:t>
      </w:r>
    </w:p>
    <w:p w14:paraId="4D528137" w14:textId="77777777" w:rsidR="005C3EC2" w:rsidRPr="00EC5A40" w:rsidRDefault="005C3EC2" w:rsidP="005C3EC2">
      <w:pPr>
        <w:pStyle w:val="af1"/>
      </w:pPr>
      <w:r w:rsidRPr="00EC5A40">
        <w:rPr>
          <w:rFonts w:hint="eastAsia"/>
        </w:rPr>
        <w:t>提交第一版初稿后，我们收到了张老师的点评：“随机过程与图像处理的关系，正文内容偏少，没有将相关思想的发展历程表达出来，随机过程思想如何体现不足。”</w:t>
      </w:r>
    </w:p>
    <w:p w14:paraId="7133E6E1" w14:textId="77777777" w:rsidR="005C3EC2" w:rsidRPr="00EC5A40" w:rsidRDefault="005C3EC2" w:rsidP="005C3EC2">
      <w:pPr>
        <w:pStyle w:val="af1"/>
      </w:pPr>
      <w:r w:rsidRPr="00EC5A40">
        <w:t>经过小组成员们的共同讨论与反思，我们确立了</w:t>
      </w:r>
      <w:r w:rsidRPr="00EC5A40">
        <w:rPr>
          <w:rFonts w:hint="eastAsia"/>
        </w:rPr>
        <w:t>接下来的</w:t>
      </w:r>
      <w:r w:rsidRPr="00EC5A40">
        <w:t>修改方向</w:t>
      </w:r>
      <w:r w:rsidRPr="00EC5A40">
        <w:rPr>
          <w:rFonts w:hint="eastAsia"/>
        </w:rPr>
        <w:t>：</w:t>
      </w:r>
    </w:p>
    <w:p w14:paraId="6F2D4603" w14:textId="77777777" w:rsidR="005C3EC2" w:rsidRPr="00EC5A40" w:rsidRDefault="005C3EC2" w:rsidP="005C3EC2">
      <w:pPr>
        <w:pStyle w:val="af1"/>
      </w:pPr>
      <w:r>
        <w:rPr>
          <w:rFonts w:hint="eastAsia"/>
        </w:rPr>
        <w:t>（</w:t>
      </w:r>
      <w:r>
        <w:rPr>
          <w:rFonts w:hint="eastAsia"/>
        </w:rPr>
        <w:t>1</w:t>
      </w:r>
      <w:r>
        <w:rPr>
          <w:rFonts w:hint="eastAsia"/>
        </w:rPr>
        <w:t>）</w:t>
      </w:r>
      <w:r w:rsidRPr="00EC5A40">
        <w:t>结合课本所学，寻找课内知识和自主探究内</w:t>
      </w:r>
      <w:proofErr w:type="gramStart"/>
      <w:r w:rsidRPr="00EC5A40">
        <w:t>同之间</w:t>
      </w:r>
      <w:proofErr w:type="gramEnd"/>
      <w:r w:rsidRPr="00EC5A40">
        <w:t>的</w:t>
      </w:r>
      <w:r w:rsidRPr="00EC5A40">
        <w:rPr>
          <w:rFonts w:hint="eastAsia"/>
        </w:rPr>
        <w:t>联系，毕竟对图像分割的研究不能脱离于课内知识，我们应当以课内所学知识为核心进行研究，不能舍本逐末。</w:t>
      </w:r>
    </w:p>
    <w:p w14:paraId="36E3E018" w14:textId="77777777" w:rsidR="005C3EC2" w:rsidRPr="00EC5A40" w:rsidRDefault="005C3EC2" w:rsidP="005C3EC2">
      <w:pPr>
        <w:pStyle w:val="af1"/>
      </w:pPr>
      <w:r>
        <w:rPr>
          <w:rFonts w:hint="eastAsia"/>
        </w:rPr>
        <w:t>（</w:t>
      </w:r>
      <w:r>
        <w:rPr>
          <w:rFonts w:hint="eastAsia"/>
        </w:rPr>
        <w:t>2</w:t>
      </w:r>
      <w:r>
        <w:rPr>
          <w:rFonts w:hint="eastAsia"/>
        </w:rPr>
        <w:t>）</w:t>
      </w:r>
      <w:r w:rsidRPr="00EC5A40">
        <w:t>正如张老师所说，</w:t>
      </w:r>
      <w:r w:rsidRPr="00EC5A40">
        <w:rPr>
          <w:rFonts w:hint="eastAsia"/>
        </w:rPr>
        <w:t>我们应当将随机过程相关思想的发展历程表达出来，如果</w:t>
      </w:r>
      <w:r w:rsidRPr="00EC5A40">
        <w:t>仅仅去横向寻找优秀的思想方法和优秀科学家的故事</w:t>
      </w:r>
      <w:r w:rsidRPr="00EC5A40">
        <w:rPr>
          <w:rFonts w:hint="eastAsia"/>
        </w:rPr>
        <w:t>，就只能是简单地罗列，而看不到其变化的过程，这样就缺少了一个维度，显然是不够的，因此，我们应当重点发掘随机过程思想发展的历史。</w:t>
      </w:r>
    </w:p>
    <w:p w14:paraId="5F18CE0F" w14:textId="77777777" w:rsidR="005C3EC2" w:rsidRPr="00EC5A40" w:rsidRDefault="005C3EC2" w:rsidP="005C3EC2">
      <w:pPr>
        <w:pStyle w:val="af1"/>
      </w:pPr>
      <w:r>
        <w:rPr>
          <w:rFonts w:hint="eastAsia"/>
        </w:rPr>
        <w:t>（</w:t>
      </w:r>
      <w:r>
        <w:rPr>
          <w:rFonts w:hint="eastAsia"/>
        </w:rPr>
        <w:t>3</w:t>
      </w:r>
      <w:r>
        <w:rPr>
          <w:rFonts w:hint="eastAsia"/>
        </w:rPr>
        <w:t>）</w:t>
      </w:r>
      <w:r w:rsidRPr="00EC5A40">
        <w:rPr>
          <w:rFonts w:hint="eastAsia"/>
        </w:rPr>
        <w:t>在本学期对图像分割技术的研究过程中，我们进行了</w:t>
      </w:r>
      <w:proofErr w:type="spellStart"/>
      <w:r w:rsidRPr="00EC5A40">
        <w:rPr>
          <w:rFonts w:hint="eastAsia"/>
        </w:rPr>
        <w:t>matlab</w:t>
      </w:r>
      <w:proofErr w:type="spellEnd"/>
      <w:r w:rsidRPr="00EC5A40">
        <w:rPr>
          <w:rFonts w:hint="eastAsia"/>
        </w:rPr>
        <w:t>仿真，这对我们理解图形分割有很大帮助，在第一版初稿中，我们对这部分仿真没有足够</w:t>
      </w:r>
      <w:r w:rsidRPr="00EC5A40">
        <w:rPr>
          <w:rFonts w:hint="eastAsia"/>
        </w:rPr>
        <w:lastRenderedPageBreak/>
        <w:t>重视，因此，我们也会重点介绍</w:t>
      </w:r>
      <w:proofErr w:type="spellStart"/>
      <w:r w:rsidRPr="00EC5A40">
        <w:rPr>
          <w:rFonts w:hint="eastAsia"/>
        </w:rPr>
        <w:t>matlab</w:t>
      </w:r>
      <w:proofErr w:type="spellEnd"/>
      <w:r w:rsidRPr="00EC5A40">
        <w:rPr>
          <w:rFonts w:hint="eastAsia"/>
        </w:rPr>
        <w:t>仿真并从中发掘随机过程的内容。</w:t>
      </w:r>
    </w:p>
    <w:p w14:paraId="55A61161" w14:textId="77777777" w:rsidR="005C3EC2" w:rsidRDefault="005C3EC2" w:rsidP="005C3EC2">
      <w:pPr>
        <w:pStyle w:val="2"/>
      </w:pPr>
      <w:bookmarkStart w:id="80" w:name="_Toc62212736"/>
      <w:bookmarkStart w:id="81" w:name="_Toc62221221"/>
      <w:r>
        <w:rPr>
          <w:rFonts w:hint="eastAsia"/>
        </w:rPr>
        <w:t>第二版</w:t>
      </w:r>
      <w:bookmarkEnd w:id="80"/>
      <w:bookmarkEnd w:id="81"/>
    </w:p>
    <w:p w14:paraId="5EF5A0B6" w14:textId="755709F0" w:rsidR="005C3EC2" w:rsidRPr="00EC5A40" w:rsidRDefault="005C3EC2" w:rsidP="005C3EC2">
      <w:pPr>
        <w:pStyle w:val="ab"/>
      </w:pPr>
      <w:r w:rsidRPr="00EC5A40">
        <w:rPr>
          <w:rFonts w:hint="eastAsia"/>
        </w:rPr>
        <w:t>第二版我们在第一版的基础上添加了</w:t>
      </w:r>
      <w:r w:rsidRPr="00EC5A40">
        <w:rPr>
          <w:rFonts w:hint="eastAsia"/>
        </w:rPr>
        <w:t>MATLAB</w:t>
      </w:r>
      <w:r w:rsidRPr="00EC5A40">
        <w:rPr>
          <w:rFonts w:hint="eastAsia"/>
        </w:rPr>
        <w:t>的仿真实现，我们论述了仿真的原理，并给出了仿真的结果。同时，我们详细论述了图像分割技术的发展与随机过程理论的应用，包括传统图像分割技术、基于</w:t>
      </w:r>
      <w:r w:rsidR="00D3116D">
        <w:rPr>
          <w:rFonts w:hint="eastAsia"/>
        </w:rPr>
        <w:t>马尔科夫</w:t>
      </w:r>
      <w:r w:rsidRPr="00EC5A40">
        <w:rPr>
          <w:rFonts w:hint="eastAsia"/>
        </w:rPr>
        <w:t>随机场模型</w:t>
      </w:r>
      <w:r w:rsidR="006A2455">
        <w:rPr>
          <w:rFonts w:hint="eastAsia"/>
        </w:rPr>
        <w:t>——</w:t>
      </w:r>
      <w:r w:rsidRPr="00EC5A40">
        <w:rPr>
          <w:rFonts w:hint="eastAsia"/>
        </w:rPr>
        <w:t>像素点分布规律的表征、小波变换</w:t>
      </w:r>
      <w:r w:rsidR="006A2455">
        <w:rPr>
          <w:rFonts w:hint="eastAsia"/>
        </w:rPr>
        <w:t>——</w:t>
      </w:r>
      <w:r w:rsidRPr="00EC5A40">
        <w:rPr>
          <w:rFonts w:hint="eastAsia"/>
        </w:rPr>
        <w:t>寻找边界的优化算法</w:t>
      </w:r>
      <w:r>
        <w:rPr>
          <w:rFonts w:hint="eastAsia"/>
        </w:rPr>
        <w:t>，加深了图像分割与随机过程之间的联系。最后，每位小组成员也完善了自己的个人总结。</w:t>
      </w:r>
    </w:p>
    <w:sectPr w:rsidR="005C3EC2" w:rsidRPr="00EC5A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75A37E" w14:textId="77777777" w:rsidR="004142A6" w:rsidRDefault="004142A6" w:rsidP="004F3429">
      <w:r>
        <w:separator/>
      </w:r>
    </w:p>
  </w:endnote>
  <w:endnote w:type="continuationSeparator" w:id="0">
    <w:p w14:paraId="5372C425" w14:textId="77777777" w:rsidR="004142A6" w:rsidRDefault="004142A6" w:rsidP="004F3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Times New Roman,serif">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1053FE" w14:textId="77777777" w:rsidR="004142A6" w:rsidRDefault="004142A6" w:rsidP="004F3429">
      <w:r>
        <w:separator/>
      </w:r>
    </w:p>
  </w:footnote>
  <w:footnote w:type="continuationSeparator" w:id="0">
    <w:p w14:paraId="3F8A6391" w14:textId="77777777" w:rsidR="004142A6" w:rsidRDefault="004142A6" w:rsidP="004F34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E07ACE"/>
    <w:multiLevelType w:val="multilevel"/>
    <w:tmpl w:val="1160091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2"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32D542B6"/>
    <w:multiLevelType w:val="hybridMultilevel"/>
    <w:tmpl w:val="0E62297C"/>
    <w:lvl w:ilvl="0" w:tplc="D8BC2684">
      <w:start w:val="1"/>
      <w:numFmt w:val="decimal"/>
      <w:pStyle w:val="a"/>
      <w:lvlText w:val="图%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726ADE"/>
    <w:multiLevelType w:val="multilevel"/>
    <w:tmpl w:val="18468D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9BF7979"/>
    <w:multiLevelType w:val="multilevel"/>
    <w:tmpl w:val="B440A722"/>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6"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7"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1"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2"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4"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5" w15:restartNumberingAfterBreak="0">
    <w:nsid w:val="64D34C1B"/>
    <w:multiLevelType w:val="multilevel"/>
    <w:tmpl w:val="C80609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4"/>
  </w:num>
  <w:num w:numId="2">
    <w:abstractNumId w:val="9"/>
  </w:num>
  <w:num w:numId="3">
    <w:abstractNumId w:val="7"/>
  </w:num>
  <w:num w:numId="4">
    <w:abstractNumId w:val="8"/>
  </w:num>
  <w:num w:numId="5">
    <w:abstractNumId w:val="10"/>
  </w:num>
  <w:num w:numId="6">
    <w:abstractNumId w:val="11"/>
  </w:num>
  <w:num w:numId="7">
    <w:abstractNumId w:val="12"/>
  </w:num>
  <w:num w:numId="8">
    <w:abstractNumId w:val="13"/>
  </w:num>
  <w:num w:numId="9">
    <w:abstractNumId w:val="14"/>
  </w:num>
  <w:num w:numId="10">
    <w:abstractNumId w:val="15"/>
  </w:num>
  <w:num w:numId="11">
    <w:abstractNumId w:val="16"/>
  </w:num>
  <w:num w:numId="12">
    <w:abstractNumId w:val="17"/>
  </w:num>
  <w:num w:numId="13">
    <w:abstractNumId w:val="18"/>
  </w:num>
  <w:num w:numId="14">
    <w:abstractNumId w:val="19"/>
  </w:num>
  <w:num w:numId="15">
    <w:abstractNumId w:val="20"/>
  </w:num>
  <w:num w:numId="16">
    <w:abstractNumId w:val="21"/>
  </w:num>
  <w:num w:numId="17">
    <w:abstractNumId w:val="22"/>
  </w:num>
  <w:num w:numId="18">
    <w:abstractNumId w:val="23"/>
  </w:num>
  <w:num w:numId="19">
    <w:abstractNumId w:val="24"/>
  </w:num>
  <w:num w:numId="20">
    <w:abstractNumId w:val="25"/>
  </w:num>
  <w:num w:numId="21">
    <w:abstractNumId w:val="26"/>
  </w:num>
  <w:num w:numId="22">
    <w:abstractNumId w:val="27"/>
  </w:num>
  <w:num w:numId="23">
    <w:abstractNumId w:val="28"/>
  </w:num>
  <w:num w:numId="24">
    <w:abstractNumId w:val="29"/>
  </w:num>
  <w:num w:numId="25">
    <w:abstractNumId w:val="30"/>
  </w:num>
  <w:num w:numId="26">
    <w:abstractNumId w:val="31"/>
  </w:num>
  <w:num w:numId="27">
    <w:abstractNumId w:val="32"/>
  </w:num>
  <w:num w:numId="28">
    <w:abstractNumId w:val="33"/>
  </w:num>
  <w:num w:numId="29">
    <w:abstractNumId w:val="2"/>
  </w:num>
  <w:num w:numId="30">
    <w:abstractNumId w:val="6"/>
  </w:num>
  <w:num w:numId="31">
    <w:abstractNumId w:val="1"/>
  </w:num>
  <w:num w:numId="32">
    <w:abstractNumId w:val="5"/>
  </w:num>
  <w:num w:numId="33">
    <w:abstractNumId w:val="35"/>
  </w:num>
  <w:num w:numId="34">
    <w:abstractNumId w:val="4"/>
  </w:num>
  <w:num w:numId="35">
    <w:abstractNumId w:val="3"/>
  </w:num>
  <w:num w:numId="3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孙 启楚">
    <w15:presenceInfo w15:providerId="Windows Live" w15:userId="d39ff49d29adb51d"/>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1048B"/>
    <w:rsid w:val="00071D4F"/>
    <w:rsid w:val="000C51B7"/>
    <w:rsid w:val="001C778C"/>
    <w:rsid w:val="001D6CC8"/>
    <w:rsid w:val="00216EB9"/>
    <w:rsid w:val="002F740D"/>
    <w:rsid w:val="00342C80"/>
    <w:rsid w:val="003C41CB"/>
    <w:rsid w:val="004045E7"/>
    <w:rsid w:val="004142A6"/>
    <w:rsid w:val="004853D8"/>
    <w:rsid w:val="004F3429"/>
    <w:rsid w:val="00577C74"/>
    <w:rsid w:val="0059531B"/>
    <w:rsid w:val="005C3EC2"/>
    <w:rsid w:val="00616505"/>
    <w:rsid w:val="0062213C"/>
    <w:rsid w:val="00633F40"/>
    <w:rsid w:val="006549AD"/>
    <w:rsid w:val="00684D9C"/>
    <w:rsid w:val="006926BB"/>
    <w:rsid w:val="006958F7"/>
    <w:rsid w:val="006A2455"/>
    <w:rsid w:val="00805D8E"/>
    <w:rsid w:val="00853ACA"/>
    <w:rsid w:val="008957D5"/>
    <w:rsid w:val="008A3BE1"/>
    <w:rsid w:val="00915C3A"/>
    <w:rsid w:val="00A210DC"/>
    <w:rsid w:val="00A60633"/>
    <w:rsid w:val="00BA0C1A"/>
    <w:rsid w:val="00BD7548"/>
    <w:rsid w:val="00C061CB"/>
    <w:rsid w:val="00C45F9B"/>
    <w:rsid w:val="00C604EC"/>
    <w:rsid w:val="00D053F2"/>
    <w:rsid w:val="00D3116D"/>
    <w:rsid w:val="00D34F1F"/>
    <w:rsid w:val="00D61820"/>
    <w:rsid w:val="00DD389B"/>
    <w:rsid w:val="00E26251"/>
    <w:rsid w:val="00E3718C"/>
    <w:rsid w:val="00E8100C"/>
    <w:rsid w:val="00EA1EE8"/>
    <w:rsid w:val="00F53662"/>
    <w:rsid w:val="00F66799"/>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1E926EBA"/>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kern w:val="2"/>
      <w:sz w:val="21"/>
      <w:szCs w:val="22"/>
    </w:rPr>
  </w:style>
  <w:style w:type="paragraph" w:styleId="1">
    <w:name w:val="heading 1"/>
    <w:basedOn w:val="a0"/>
    <w:next w:val="a0"/>
    <w:link w:val="10"/>
    <w:uiPriority w:val="9"/>
    <w:qFormat/>
    <w:rsid w:val="004F3429"/>
    <w:pPr>
      <w:keepNext/>
      <w:keepLines/>
      <w:numPr>
        <w:numId w:val="36"/>
      </w:numPr>
      <w:spacing w:line="578" w:lineRule="auto"/>
      <w:outlineLvl w:val="0"/>
    </w:pPr>
    <w:rPr>
      <w:rFonts w:ascii="Times New Roman" w:eastAsia="黑体" w:hAnsi="Times New Roman"/>
      <w:kern w:val="44"/>
      <w:sz w:val="36"/>
      <w:szCs w:val="36"/>
      <w:shd w:val="clear" w:color="auto" w:fill="FFFFFF"/>
    </w:rPr>
  </w:style>
  <w:style w:type="paragraph" w:styleId="2">
    <w:name w:val="heading 2"/>
    <w:basedOn w:val="a0"/>
    <w:next w:val="a0"/>
    <w:link w:val="20"/>
    <w:uiPriority w:val="9"/>
    <w:unhideWhenUsed/>
    <w:qFormat/>
    <w:rsid w:val="004F3429"/>
    <w:pPr>
      <w:numPr>
        <w:ilvl w:val="1"/>
        <w:numId w:val="36"/>
      </w:numPr>
      <w:spacing w:line="360" w:lineRule="auto"/>
      <w:jc w:val="left"/>
      <w:outlineLvl w:val="1"/>
    </w:pPr>
    <w:rPr>
      <w:rFonts w:ascii="Times New Roman" w:eastAsia="黑体" w:hAnsi="Times New Roman" w:cs="Times New Roman"/>
      <w:color w:val="000000"/>
      <w:sz w:val="32"/>
      <w:szCs w:val="32"/>
    </w:rPr>
  </w:style>
  <w:style w:type="paragraph" w:styleId="3">
    <w:name w:val="heading 3"/>
    <w:basedOn w:val="a0"/>
    <w:next w:val="a0"/>
    <w:link w:val="30"/>
    <w:uiPriority w:val="9"/>
    <w:unhideWhenUsed/>
    <w:qFormat/>
    <w:rsid w:val="004F3429"/>
    <w:pPr>
      <w:numPr>
        <w:ilvl w:val="2"/>
        <w:numId w:val="36"/>
      </w:numPr>
      <w:spacing w:line="360" w:lineRule="auto"/>
      <w:outlineLvl w:val="2"/>
    </w:pPr>
    <w:rPr>
      <w:rFonts w:ascii="Times New Roman" w:eastAsia="黑体" w:hAnsi="Times New Roman" w:cs="Times New Roman"/>
      <w:color w:val="000000"/>
      <w:sz w:val="30"/>
      <w:szCs w:val="30"/>
    </w:rPr>
  </w:style>
  <w:style w:type="paragraph" w:styleId="4">
    <w:name w:val="heading 4"/>
    <w:basedOn w:val="a0"/>
    <w:next w:val="a0"/>
    <w:link w:val="40"/>
    <w:uiPriority w:val="9"/>
    <w:unhideWhenUsed/>
    <w:qFormat/>
    <w:rsid w:val="004F3429"/>
    <w:pPr>
      <w:keepNext/>
      <w:keepLines/>
      <w:numPr>
        <w:ilvl w:val="3"/>
        <w:numId w:val="3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4F3429"/>
    <w:pPr>
      <w:keepNext/>
      <w:keepLines/>
      <w:numPr>
        <w:ilvl w:val="4"/>
        <w:numId w:val="36"/>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4F3429"/>
    <w:pPr>
      <w:keepNext/>
      <w:keepLines/>
      <w:numPr>
        <w:ilvl w:val="5"/>
        <w:numId w:val="36"/>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4F3429"/>
    <w:pPr>
      <w:keepNext/>
      <w:keepLines/>
      <w:numPr>
        <w:ilvl w:val="6"/>
        <w:numId w:val="36"/>
      </w:numPr>
      <w:spacing w:before="240" w:after="64" w:line="320" w:lineRule="auto"/>
      <w:outlineLvl w:val="6"/>
    </w:pPr>
    <w:rPr>
      <w:b/>
      <w:bCs/>
      <w:sz w:val="24"/>
      <w:szCs w:val="24"/>
    </w:rPr>
  </w:style>
  <w:style w:type="paragraph" w:styleId="8">
    <w:name w:val="heading 8"/>
    <w:basedOn w:val="a0"/>
    <w:next w:val="a0"/>
    <w:link w:val="80"/>
    <w:uiPriority w:val="9"/>
    <w:semiHidden/>
    <w:unhideWhenUsed/>
    <w:qFormat/>
    <w:rsid w:val="004F3429"/>
    <w:pPr>
      <w:keepNext/>
      <w:keepLines/>
      <w:numPr>
        <w:ilvl w:val="7"/>
        <w:numId w:val="36"/>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4F3429"/>
    <w:pPr>
      <w:keepNext/>
      <w:keepLines/>
      <w:numPr>
        <w:ilvl w:val="8"/>
        <w:numId w:val="36"/>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qFormat/>
    <w:pPr>
      <w:tabs>
        <w:tab w:val="center" w:pos="4153"/>
        <w:tab w:val="right" w:pos="8306"/>
      </w:tabs>
      <w:snapToGrid w:val="0"/>
      <w:jc w:val="left"/>
    </w:pPr>
    <w:rPr>
      <w:sz w:val="18"/>
      <w:szCs w:val="18"/>
    </w:rPr>
  </w:style>
  <w:style w:type="paragraph" w:styleId="a6">
    <w:name w:val="header"/>
    <w:basedOn w:val="a0"/>
    <w:link w:val="a7"/>
    <w:uiPriority w:val="99"/>
    <w:unhideWhenUsed/>
    <w:qFormat/>
    <w:pPr>
      <w:pBdr>
        <w:bottom w:val="single" w:sz="6" w:space="1" w:color="auto"/>
      </w:pBdr>
      <w:tabs>
        <w:tab w:val="center" w:pos="4153"/>
        <w:tab w:val="right" w:pos="8306"/>
      </w:tabs>
      <w:snapToGrid w:val="0"/>
      <w:jc w:val="center"/>
    </w:pPr>
    <w:rPr>
      <w:sz w:val="18"/>
      <w:szCs w:val="18"/>
    </w:rPr>
  </w:style>
  <w:style w:type="table" w:styleId="a8">
    <w:name w:val="Table Grid"/>
    <w:basedOn w:val="a2"/>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页眉 字符"/>
    <w:basedOn w:val="a1"/>
    <w:link w:val="a6"/>
    <w:uiPriority w:val="99"/>
    <w:semiHidden/>
    <w:qFormat/>
    <w:rPr>
      <w:sz w:val="18"/>
      <w:szCs w:val="18"/>
    </w:rPr>
  </w:style>
  <w:style w:type="character" w:customStyle="1" w:styleId="a5">
    <w:name w:val="页脚 字符"/>
    <w:basedOn w:val="a1"/>
    <w:link w:val="a4"/>
    <w:uiPriority w:val="99"/>
    <w:semiHidden/>
    <w:qFormat/>
    <w:rPr>
      <w:sz w:val="18"/>
      <w:szCs w:val="18"/>
    </w:rPr>
  </w:style>
  <w:style w:type="paragraph" w:styleId="a9">
    <w:name w:val="List Paragraph"/>
    <w:basedOn w:val="a0"/>
    <w:link w:val="aa"/>
    <w:uiPriority w:val="34"/>
    <w:qFormat/>
    <w:pPr>
      <w:ind w:firstLineChars="200" w:firstLine="420"/>
    </w:pPr>
  </w:style>
  <w:style w:type="paragraph" w:customStyle="1" w:styleId="ab">
    <w:name w:val="正文内容"/>
    <w:basedOn w:val="a0"/>
    <w:link w:val="ac"/>
    <w:qFormat/>
    <w:rsid w:val="004F3429"/>
    <w:pPr>
      <w:spacing w:line="360" w:lineRule="auto"/>
      <w:ind w:firstLineChars="200" w:firstLine="480"/>
    </w:pPr>
    <w:rPr>
      <w:rFonts w:ascii="Times New Roman" w:eastAsia="宋体" w:hAnsi="Times New Roman"/>
      <w:color w:val="000000"/>
      <w:sz w:val="24"/>
      <w:szCs w:val="24"/>
    </w:rPr>
  </w:style>
  <w:style w:type="character" w:customStyle="1" w:styleId="10">
    <w:name w:val="标题 1 字符"/>
    <w:basedOn w:val="a1"/>
    <w:link w:val="1"/>
    <w:uiPriority w:val="9"/>
    <w:rsid w:val="004F3429"/>
    <w:rPr>
      <w:rFonts w:ascii="Times New Roman" w:eastAsia="黑体" w:hAnsi="Times New Roman"/>
      <w:kern w:val="44"/>
      <w:sz w:val="36"/>
      <w:szCs w:val="36"/>
    </w:rPr>
  </w:style>
  <w:style w:type="character" w:customStyle="1" w:styleId="ac">
    <w:name w:val="正文内容 字符"/>
    <w:basedOn w:val="a1"/>
    <w:link w:val="ab"/>
    <w:rsid w:val="004F3429"/>
    <w:rPr>
      <w:rFonts w:ascii="Times New Roman" w:eastAsia="宋体" w:hAnsi="Times New Roman"/>
      <w:color w:val="000000"/>
      <w:kern w:val="2"/>
      <w:sz w:val="24"/>
      <w:szCs w:val="24"/>
    </w:rPr>
  </w:style>
  <w:style w:type="character" w:customStyle="1" w:styleId="20">
    <w:name w:val="标题 2 字符"/>
    <w:basedOn w:val="a1"/>
    <w:link w:val="2"/>
    <w:uiPriority w:val="9"/>
    <w:rsid w:val="004F3429"/>
    <w:rPr>
      <w:rFonts w:ascii="Times New Roman" w:eastAsia="黑体" w:hAnsi="Times New Roman" w:cs="Times New Roman"/>
      <w:color w:val="000000"/>
      <w:kern w:val="2"/>
      <w:sz w:val="32"/>
      <w:szCs w:val="32"/>
    </w:rPr>
  </w:style>
  <w:style w:type="character" w:customStyle="1" w:styleId="30">
    <w:name w:val="标题 3 字符"/>
    <w:basedOn w:val="a1"/>
    <w:link w:val="3"/>
    <w:uiPriority w:val="9"/>
    <w:rsid w:val="004F3429"/>
    <w:rPr>
      <w:rFonts w:ascii="Times New Roman" w:eastAsia="黑体" w:hAnsi="Times New Roman" w:cs="Times New Roman"/>
      <w:color w:val="000000"/>
      <w:kern w:val="2"/>
      <w:sz w:val="30"/>
      <w:szCs w:val="30"/>
    </w:rPr>
  </w:style>
  <w:style w:type="character" w:customStyle="1" w:styleId="40">
    <w:name w:val="标题 4 字符"/>
    <w:basedOn w:val="a1"/>
    <w:link w:val="4"/>
    <w:uiPriority w:val="9"/>
    <w:semiHidden/>
    <w:rsid w:val="004F3429"/>
    <w:rPr>
      <w:rFonts w:asciiTheme="majorHAnsi" w:eastAsiaTheme="majorEastAsia" w:hAnsiTheme="majorHAnsi" w:cstheme="majorBidi"/>
      <w:b/>
      <w:bCs/>
      <w:kern w:val="2"/>
      <w:sz w:val="28"/>
      <w:szCs w:val="28"/>
    </w:rPr>
  </w:style>
  <w:style w:type="character" w:customStyle="1" w:styleId="50">
    <w:name w:val="标题 5 字符"/>
    <w:basedOn w:val="a1"/>
    <w:link w:val="5"/>
    <w:uiPriority w:val="9"/>
    <w:semiHidden/>
    <w:rsid w:val="004F3429"/>
    <w:rPr>
      <w:b/>
      <w:bCs/>
      <w:kern w:val="2"/>
      <w:sz w:val="28"/>
      <w:szCs w:val="28"/>
    </w:rPr>
  </w:style>
  <w:style w:type="character" w:customStyle="1" w:styleId="60">
    <w:name w:val="标题 6 字符"/>
    <w:basedOn w:val="a1"/>
    <w:link w:val="6"/>
    <w:uiPriority w:val="9"/>
    <w:semiHidden/>
    <w:rsid w:val="004F3429"/>
    <w:rPr>
      <w:rFonts w:asciiTheme="majorHAnsi" w:eastAsiaTheme="majorEastAsia" w:hAnsiTheme="majorHAnsi" w:cstheme="majorBidi"/>
      <w:b/>
      <w:bCs/>
      <w:kern w:val="2"/>
      <w:sz w:val="24"/>
      <w:szCs w:val="24"/>
    </w:rPr>
  </w:style>
  <w:style w:type="character" w:customStyle="1" w:styleId="70">
    <w:name w:val="标题 7 字符"/>
    <w:basedOn w:val="a1"/>
    <w:link w:val="7"/>
    <w:uiPriority w:val="9"/>
    <w:semiHidden/>
    <w:rsid w:val="004F3429"/>
    <w:rPr>
      <w:b/>
      <w:bCs/>
      <w:kern w:val="2"/>
      <w:sz w:val="24"/>
      <w:szCs w:val="24"/>
    </w:rPr>
  </w:style>
  <w:style w:type="character" w:customStyle="1" w:styleId="80">
    <w:name w:val="标题 8 字符"/>
    <w:basedOn w:val="a1"/>
    <w:link w:val="8"/>
    <w:uiPriority w:val="9"/>
    <w:semiHidden/>
    <w:rsid w:val="004F3429"/>
    <w:rPr>
      <w:rFonts w:asciiTheme="majorHAnsi" w:eastAsiaTheme="majorEastAsia" w:hAnsiTheme="majorHAnsi" w:cstheme="majorBidi"/>
      <w:kern w:val="2"/>
      <w:sz w:val="24"/>
      <w:szCs w:val="24"/>
    </w:rPr>
  </w:style>
  <w:style w:type="character" w:customStyle="1" w:styleId="90">
    <w:name w:val="标题 9 字符"/>
    <w:basedOn w:val="a1"/>
    <w:link w:val="9"/>
    <w:uiPriority w:val="9"/>
    <w:semiHidden/>
    <w:rsid w:val="004F3429"/>
    <w:rPr>
      <w:rFonts w:asciiTheme="majorHAnsi" w:eastAsiaTheme="majorEastAsia" w:hAnsiTheme="majorHAnsi" w:cstheme="majorBidi"/>
      <w:kern w:val="2"/>
      <w:sz w:val="21"/>
      <w:szCs w:val="21"/>
    </w:rPr>
  </w:style>
  <w:style w:type="paragraph" w:customStyle="1" w:styleId="a">
    <w:name w:val="图标题"/>
    <w:basedOn w:val="a9"/>
    <w:link w:val="ad"/>
    <w:qFormat/>
    <w:rsid w:val="004F3429"/>
    <w:pPr>
      <w:numPr>
        <w:numId w:val="35"/>
      </w:numPr>
      <w:spacing w:line="360" w:lineRule="auto"/>
      <w:ind w:firstLineChars="0" w:firstLine="0"/>
      <w:jc w:val="center"/>
    </w:pPr>
    <w:rPr>
      <w:rFonts w:ascii="Times New Roman" w:eastAsia="黑体" w:hAnsi="Times New Roman" w:cs="Times New Roman"/>
      <w:color w:val="000000"/>
      <w:szCs w:val="21"/>
    </w:rPr>
  </w:style>
  <w:style w:type="paragraph" w:customStyle="1" w:styleId="ae">
    <w:name w:val="图格式"/>
    <w:basedOn w:val="a0"/>
    <w:link w:val="af"/>
    <w:qFormat/>
    <w:rsid w:val="004F3429"/>
    <w:pPr>
      <w:spacing w:line="360" w:lineRule="auto"/>
      <w:jc w:val="center"/>
    </w:pPr>
    <w:rPr>
      <w:rFonts w:ascii="微软雅黑" w:eastAsia="微软雅黑" w:hAnsi="微软雅黑"/>
      <w:noProof/>
      <w:color w:val="000000"/>
      <w:szCs w:val="21"/>
    </w:rPr>
  </w:style>
  <w:style w:type="character" w:customStyle="1" w:styleId="aa">
    <w:name w:val="列表段落 字符"/>
    <w:basedOn w:val="a1"/>
    <w:link w:val="a9"/>
    <w:uiPriority w:val="34"/>
    <w:rsid w:val="004F3429"/>
    <w:rPr>
      <w:kern w:val="2"/>
      <w:sz w:val="21"/>
      <w:szCs w:val="22"/>
    </w:rPr>
  </w:style>
  <w:style w:type="character" w:customStyle="1" w:styleId="ad">
    <w:name w:val="图标题 字符"/>
    <w:basedOn w:val="aa"/>
    <w:link w:val="a"/>
    <w:rsid w:val="004F3429"/>
    <w:rPr>
      <w:rFonts w:ascii="Times New Roman" w:eastAsia="黑体" w:hAnsi="Times New Roman" w:cs="Times New Roman"/>
      <w:color w:val="000000"/>
      <w:kern w:val="2"/>
      <w:sz w:val="21"/>
      <w:szCs w:val="21"/>
    </w:rPr>
  </w:style>
  <w:style w:type="character" w:customStyle="1" w:styleId="af">
    <w:name w:val="图格式 字符"/>
    <w:basedOn w:val="a1"/>
    <w:link w:val="ae"/>
    <w:rsid w:val="004F3429"/>
    <w:rPr>
      <w:rFonts w:ascii="微软雅黑" w:eastAsia="微软雅黑" w:hAnsi="微软雅黑"/>
      <w:noProof/>
      <w:color w:val="000000"/>
      <w:kern w:val="2"/>
      <w:sz w:val="21"/>
      <w:szCs w:val="21"/>
    </w:rPr>
  </w:style>
  <w:style w:type="character" w:styleId="af0">
    <w:name w:val="Emphasis"/>
    <w:basedOn w:val="a1"/>
    <w:uiPriority w:val="20"/>
    <w:qFormat/>
    <w:rsid w:val="005C3EC2"/>
    <w:rPr>
      <w:i/>
      <w:iCs/>
    </w:rPr>
  </w:style>
  <w:style w:type="paragraph" w:customStyle="1" w:styleId="af1">
    <w:name w:val="正文新"/>
    <w:basedOn w:val="a0"/>
    <w:link w:val="af2"/>
    <w:qFormat/>
    <w:rsid w:val="005C3EC2"/>
    <w:pPr>
      <w:spacing w:line="360" w:lineRule="auto"/>
      <w:ind w:firstLineChars="200" w:firstLine="480"/>
    </w:pPr>
    <w:rPr>
      <w:rFonts w:eastAsia="宋体"/>
      <w:sz w:val="24"/>
    </w:rPr>
  </w:style>
  <w:style w:type="character" w:customStyle="1" w:styleId="af2">
    <w:name w:val="正文新 字符"/>
    <w:basedOn w:val="a1"/>
    <w:link w:val="af1"/>
    <w:rsid w:val="005C3EC2"/>
    <w:rPr>
      <w:rFonts w:eastAsia="宋体"/>
      <w:kern w:val="2"/>
      <w:sz w:val="24"/>
      <w:szCs w:val="22"/>
    </w:rPr>
  </w:style>
  <w:style w:type="paragraph" w:styleId="TOC">
    <w:name w:val="TOC Heading"/>
    <w:basedOn w:val="1"/>
    <w:next w:val="a0"/>
    <w:uiPriority w:val="39"/>
    <w:unhideWhenUsed/>
    <w:qFormat/>
    <w:rsid w:val="00D3116D"/>
    <w:pPr>
      <w:widowControl/>
      <w:numPr>
        <w:numId w:val="0"/>
      </w:numPr>
      <w:spacing w:before="240" w:line="259" w:lineRule="auto"/>
      <w:jc w:val="left"/>
      <w:outlineLvl w:val="9"/>
    </w:pPr>
    <w:rPr>
      <w:rFonts w:asciiTheme="majorHAnsi" w:eastAsiaTheme="majorEastAsia" w:hAnsiTheme="majorHAnsi" w:cstheme="majorBidi"/>
      <w:color w:val="365F91" w:themeColor="accent1" w:themeShade="BF"/>
      <w:kern w:val="0"/>
      <w:sz w:val="32"/>
      <w:szCs w:val="32"/>
      <w:shd w:val="clear" w:color="auto" w:fill="auto"/>
    </w:rPr>
  </w:style>
  <w:style w:type="paragraph" w:styleId="TOC1">
    <w:name w:val="toc 1"/>
    <w:basedOn w:val="a0"/>
    <w:next w:val="a0"/>
    <w:autoRedefine/>
    <w:uiPriority w:val="39"/>
    <w:unhideWhenUsed/>
    <w:rsid w:val="00D3116D"/>
  </w:style>
  <w:style w:type="paragraph" w:styleId="TOC2">
    <w:name w:val="toc 2"/>
    <w:basedOn w:val="a0"/>
    <w:next w:val="a0"/>
    <w:autoRedefine/>
    <w:uiPriority w:val="39"/>
    <w:unhideWhenUsed/>
    <w:rsid w:val="00D3116D"/>
    <w:pPr>
      <w:ind w:leftChars="200" w:left="420"/>
    </w:pPr>
  </w:style>
  <w:style w:type="paragraph" w:styleId="TOC3">
    <w:name w:val="toc 3"/>
    <w:basedOn w:val="a0"/>
    <w:next w:val="a0"/>
    <w:autoRedefine/>
    <w:uiPriority w:val="39"/>
    <w:unhideWhenUsed/>
    <w:rsid w:val="00D3116D"/>
    <w:pPr>
      <w:ind w:leftChars="400" w:left="840"/>
    </w:pPr>
  </w:style>
  <w:style w:type="character" w:styleId="af3">
    <w:name w:val="Hyperlink"/>
    <w:basedOn w:val="a1"/>
    <w:uiPriority w:val="99"/>
    <w:unhideWhenUsed/>
    <w:rsid w:val="00D3116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baike.baidu.com/item/%E5%9B%BE%E5%83%8F%E6%95%B0%E5%AD%97%E5%8C%96" TargetMode="External"/><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2.xml><?xml version="1.0" encoding="utf-8"?>
<s:customData xmlns:s="http://www.wps.cn/officeDocument/2013/wpsCustomData" xmlns="http://www.wps.cn/officeDocument/2013/wpsCustomData">
  <customSectProps>
    <customSectPr/>
  </customSectProps>
</s:customData>
</file>

<file path=customXml/itemProps1.xml><?xml version="1.0" encoding="utf-8"?>
<ds:datastoreItem xmlns:ds="http://schemas.openxmlformats.org/officeDocument/2006/customXml" ds:itemID="{519BC990-40FD-42B6-B8DA-69B41A76D25A}">
  <ds:schemaRefs>
    <ds:schemaRef ds:uri="http://schemas.openxmlformats.org/wordprocessingml/2006/main"/>
    <ds:schemaRef ds:uri="http://schemas.openxmlformats.org/officeDocument/2006/math"/>
    <ds:schemaRef ds:uri="http://schemas.openxmlformats.org/officeDocument/2006/relationships"/>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schemaLibrary/2006/main"/>
    <ds:schemaRef ds:uri="http://schemas.openxmlformats.org/markup-compatibility/2006"/>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34</Pages>
  <Words>3966</Words>
  <Characters>22610</Characters>
  <Application>Microsoft Office Word</Application>
  <DocSecurity>0</DocSecurity>
  <Lines>188</Lines>
  <Paragraphs>53</Paragraphs>
  <ScaleCrop>false</ScaleCrop>
  <Company>Microsoft</Company>
  <LinksUpToDate>false</LinksUpToDate>
  <CharactersWithSpaces>26523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gaoyuanhong2000@163.com</cp:lastModifiedBy>
  <cp:revision>4</cp:revision>
  <dcterms:created xsi:type="dcterms:W3CDTF">2021-01-22T08:25:00Z</dcterms:created>
  <dcterms:modified xsi:type="dcterms:W3CDTF">2021-01-22T08:35:00Z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